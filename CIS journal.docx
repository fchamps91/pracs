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keepLines w:val="1"/>
        <w:spacing w:after="160" w:before="0" w:line="18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Practical 1 – Implementation of Substitution Techniques Practical</w:t>
      </w:r>
    </w:p>
    <w:p w:rsidR="00000000" w:rsidDel="00000000" w:rsidP="00000000" w:rsidRDefault="00000000" w:rsidRPr="00000000" w14:paraId="00000002">
      <w:pPr>
        <w:pStyle w:val="Heading3"/>
        <w:keepNext w:val="1"/>
        <w:keepLines w:val="1"/>
        <w:spacing w:after="160" w:before="0" w:line="180" w:lineRule="auto"/>
        <w:rPr/>
      </w:pPr>
      <w:bookmarkStart w:colFirst="0" w:colLast="0" w:name="_e20yg0mww8hj" w:id="0"/>
      <w:bookmarkEnd w:id="0"/>
      <w:r w:rsidDel="00000000" w:rsidR="00000000" w:rsidRPr="00000000">
        <w:rPr>
          <w:rtl w:val="0"/>
        </w:rPr>
        <w:t xml:space="preserve">1A Aim: To implement Caesar Cipher</w:t>
      </w:r>
    </w:p>
    <w:p w:rsidR="00000000" w:rsidDel="00000000" w:rsidP="00000000" w:rsidRDefault="00000000" w:rsidRPr="00000000" w14:paraId="00000003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keepNext w:val="1"/>
        <w:keepLines w:val="1"/>
        <w:tabs>
          <w:tab w:val="left" w:leader="none" w:pos="2145"/>
        </w:tabs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import java.io.*;</w:t>
        <w:tab/>
      </w:r>
    </w:p>
    <w:p w:rsidR="00000000" w:rsidDel="00000000" w:rsidP="00000000" w:rsidRDefault="00000000" w:rsidRPr="00000000" w14:paraId="00000005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class Prac1A</w:t>
      </w:r>
    </w:p>
    <w:p w:rsidR="00000000" w:rsidDel="00000000" w:rsidP="00000000" w:rsidRDefault="00000000" w:rsidRPr="00000000" w14:paraId="00000006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008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9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int i;</w:t>
      </w:r>
    </w:p>
    <w:p w:rsidR="00000000" w:rsidDel="00000000" w:rsidP="00000000" w:rsidRDefault="00000000" w:rsidRPr="00000000" w14:paraId="0000000A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try</w:t>
      </w:r>
    </w:p>
    <w:p w:rsidR="00000000" w:rsidDel="00000000" w:rsidP="00000000" w:rsidRDefault="00000000" w:rsidRPr="00000000" w14:paraId="0000000B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File f1 = new File("1.txt");</w:t>
      </w:r>
    </w:p>
    <w:p w:rsidR="00000000" w:rsidDel="00000000" w:rsidP="00000000" w:rsidRDefault="00000000" w:rsidRPr="00000000" w14:paraId="0000000D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File f2 = new File("2.txt");</w:t>
      </w:r>
    </w:p>
    <w:p w:rsidR="00000000" w:rsidDel="00000000" w:rsidP="00000000" w:rsidRDefault="00000000" w:rsidRPr="00000000" w14:paraId="0000000E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File f3 = new File("3.txt");</w:t>
      </w:r>
    </w:p>
    <w:p w:rsidR="00000000" w:rsidDel="00000000" w:rsidP="00000000" w:rsidRDefault="00000000" w:rsidRPr="00000000" w14:paraId="0000000F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FileInputStream fis = new FileInputStream(f1);</w:t>
      </w:r>
    </w:p>
    <w:p w:rsidR="00000000" w:rsidDel="00000000" w:rsidP="00000000" w:rsidRDefault="00000000" w:rsidRPr="00000000" w14:paraId="00000010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FileOutputStream fos = new FileOutputStream(f2);</w:t>
      </w:r>
    </w:p>
    <w:p w:rsidR="00000000" w:rsidDel="00000000" w:rsidP="00000000" w:rsidRDefault="00000000" w:rsidRPr="00000000" w14:paraId="00000011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FileOutputStream os = new FileOutputStream(f3);</w:t>
      </w:r>
    </w:p>
    <w:p w:rsidR="00000000" w:rsidDel="00000000" w:rsidP="00000000" w:rsidRDefault="00000000" w:rsidRPr="00000000" w14:paraId="00000012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while((i=fis.read()) != -1)</w:t>
      </w:r>
    </w:p>
    <w:p w:rsidR="00000000" w:rsidDel="00000000" w:rsidP="00000000" w:rsidRDefault="00000000" w:rsidRPr="00000000" w14:paraId="00000013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4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fos.write(i);</w:t>
      </w:r>
    </w:p>
    <w:p w:rsidR="00000000" w:rsidDel="00000000" w:rsidP="00000000" w:rsidRDefault="00000000" w:rsidRPr="00000000" w14:paraId="00000015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os.write(i+6);</w:t>
      </w:r>
    </w:p>
    <w:p w:rsidR="00000000" w:rsidDel="00000000" w:rsidP="00000000" w:rsidRDefault="00000000" w:rsidRPr="00000000" w14:paraId="00000016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System.out.println("File copied");</w:t>
      </w:r>
    </w:p>
    <w:p w:rsidR="00000000" w:rsidDel="00000000" w:rsidP="00000000" w:rsidRDefault="00000000" w:rsidRPr="00000000" w14:paraId="00000018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catch(Exception e)</w:t>
      </w:r>
    </w:p>
    <w:p w:rsidR="00000000" w:rsidDel="00000000" w:rsidP="00000000" w:rsidRDefault="00000000" w:rsidRPr="00000000" w14:paraId="0000001A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B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e.printStackTrace();</w:t>
      </w:r>
    </w:p>
    <w:p w:rsidR="00000000" w:rsidDel="00000000" w:rsidP="00000000" w:rsidRDefault="00000000" w:rsidRPr="00000000" w14:paraId="0000001C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}}}</w:t>
      </w:r>
    </w:p>
    <w:p w:rsidR="00000000" w:rsidDel="00000000" w:rsidP="00000000" w:rsidRDefault="00000000" w:rsidRPr="00000000" w14:paraId="0000001D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763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/>
        <w:drawing>
          <wp:inline distB="114300" distT="114300" distL="114300" distR="114300">
            <wp:extent cx="3086100" cy="1866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/>
        <w:drawing>
          <wp:inline distB="114300" distT="114300" distL="114300" distR="114300">
            <wp:extent cx="3167063" cy="1348796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1348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3198352" cy="158596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8352" cy="1585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spacing w:after="160" w:before="0" w:line="180" w:lineRule="auto"/>
        <w:rPr>
          <w:ins w:author="Abdulkader Kanchwala" w:id="0" w:date="2024-04-04T01:48:10Z"/>
          <w:b w:val="1"/>
        </w:rPr>
      </w:pPr>
      <w:ins w:author="Abdulkader Kanchwala" w:id="0" w:date="2024-04-04T01:48:10Z">
        <w:r w:rsidDel="00000000" w:rsidR="00000000" w:rsidRPr="00000000">
          <w:br w:type="page"/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24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Practical 1B </w:t>
      </w:r>
    </w:p>
    <w:p w:rsidR="00000000" w:rsidDel="00000000" w:rsidP="00000000" w:rsidRDefault="00000000" w:rsidRPr="00000000" w14:paraId="00000025">
      <w:pPr>
        <w:pStyle w:val="Heading3"/>
        <w:keepNext w:val="1"/>
        <w:keepLines w:val="1"/>
        <w:spacing w:after="160" w:before="0" w:line="180" w:lineRule="auto"/>
        <w:rPr/>
      </w:pPr>
      <w:bookmarkStart w:colFirst="0" w:colLast="0" w:name="_fgvvzn2wo76b" w:id="1"/>
      <w:bookmarkEnd w:id="1"/>
      <w:r w:rsidDel="00000000" w:rsidR="00000000" w:rsidRPr="00000000">
        <w:rPr>
          <w:rtl w:val="0"/>
        </w:rPr>
        <w:t xml:space="preserve">Aim: To implement Modified Caesar Cipher</w:t>
      </w:r>
    </w:p>
    <w:p w:rsidR="00000000" w:rsidDel="00000000" w:rsidP="00000000" w:rsidRDefault="00000000" w:rsidRPr="00000000" w14:paraId="00000026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02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28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class prac1b</w:t>
      </w:r>
    </w:p>
    <w:p w:rsidR="00000000" w:rsidDel="00000000" w:rsidP="00000000" w:rsidRDefault="00000000" w:rsidRPr="00000000" w14:paraId="00000029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A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public String Encrypt(int shift, String line)</w:t>
      </w:r>
    </w:p>
    <w:p w:rsidR="00000000" w:rsidDel="00000000" w:rsidP="00000000" w:rsidRDefault="00000000" w:rsidRPr="00000000" w14:paraId="0000002B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C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String result = "";</w:t>
      </w:r>
    </w:p>
    <w:p w:rsidR="00000000" w:rsidDel="00000000" w:rsidP="00000000" w:rsidRDefault="00000000" w:rsidRPr="00000000" w14:paraId="0000002D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int offset;</w:t>
      </w:r>
    </w:p>
    <w:p w:rsidR="00000000" w:rsidDel="00000000" w:rsidP="00000000" w:rsidRDefault="00000000" w:rsidRPr="00000000" w14:paraId="0000002E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for(int i=0;i&lt;line.length();i++)</w:t>
      </w:r>
    </w:p>
    <w:p w:rsidR="00000000" w:rsidDel="00000000" w:rsidP="00000000" w:rsidRDefault="00000000" w:rsidRPr="00000000" w14:paraId="0000002F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offset = ((int)line.charAt(i)+shift)%256;</w:t>
      </w:r>
    </w:p>
    <w:p w:rsidR="00000000" w:rsidDel="00000000" w:rsidP="00000000" w:rsidRDefault="00000000" w:rsidRPr="00000000" w14:paraId="00000031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result += (char)(offset);</w:t>
      </w:r>
    </w:p>
    <w:p w:rsidR="00000000" w:rsidDel="00000000" w:rsidP="00000000" w:rsidRDefault="00000000" w:rsidRPr="00000000" w14:paraId="00000032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return result;</w:t>
      </w:r>
    </w:p>
    <w:p w:rsidR="00000000" w:rsidDel="00000000" w:rsidP="00000000" w:rsidRDefault="00000000" w:rsidRPr="00000000" w14:paraId="00000034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public String Decrypt(int shift, String line)</w:t>
      </w:r>
    </w:p>
    <w:p w:rsidR="00000000" w:rsidDel="00000000" w:rsidP="00000000" w:rsidRDefault="00000000" w:rsidRPr="00000000" w14:paraId="00000036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String result = "";</w:t>
      </w:r>
    </w:p>
    <w:p w:rsidR="00000000" w:rsidDel="00000000" w:rsidP="00000000" w:rsidRDefault="00000000" w:rsidRPr="00000000" w14:paraId="00000038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int offset;</w:t>
      </w:r>
    </w:p>
    <w:p w:rsidR="00000000" w:rsidDel="00000000" w:rsidP="00000000" w:rsidRDefault="00000000" w:rsidRPr="00000000" w14:paraId="00000039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for(int i=0;i&lt;line.length();i++)</w:t>
      </w:r>
    </w:p>
    <w:p w:rsidR="00000000" w:rsidDel="00000000" w:rsidP="00000000" w:rsidRDefault="00000000" w:rsidRPr="00000000" w14:paraId="0000003A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B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offset = ((int)line.charAt(i)-shift)%256;</w:t>
      </w:r>
    </w:p>
    <w:p w:rsidR="00000000" w:rsidDel="00000000" w:rsidP="00000000" w:rsidRDefault="00000000" w:rsidRPr="00000000" w14:paraId="0000003C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if(offset&lt;0)</w:t>
      </w:r>
    </w:p>
    <w:p w:rsidR="00000000" w:rsidDel="00000000" w:rsidP="00000000" w:rsidRDefault="00000000" w:rsidRPr="00000000" w14:paraId="0000003D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E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offset+= 256;</w:t>
      </w:r>
    </w:p>
    <w:p w:rsidR="00000000" w:rsidDel="00000000" w:rsidP="00000000" w:rsidRDefault="00000000" w:rsidRPr="00000000" w14:paraId="0000003F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result+= (char)(offset);</w:t>
      </w:r>
    </w:p>
    <w:p w:rsidR="00000000" w:rsidDel="00000000" w:rsidP="00000000" w:rsidRDefault="00000000" w:rsidRPr="00000000" w14:paraId="00000041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return result;</w:t>
      </w:r>
    </w:p>
    <w:p w:rsidR="00000000" w:rsidDel="00000000" w:rsidP="00000000" w:rsidRDefault="00000000" w:rsidRPr="00000000" w14:paraId="00000043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045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throws IOException</w:t>
      </w:r>
    </w:p>
    <w:p w:rsidR="00000000" w:rsidDel="00000000" w:rsidP="00000000" w:rsidRDefault="00000000" w:rsidRPr="00000000" w14:paraId="00000046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{prac1b b = new prac1b();</w:t>
      </w:r>
    </w:p>
    <w:p w:rsidR="00000000" w:rsidDel="00000000" w:rsidP="00000000" w:rsidRDefault="00000000" w:rsidRPr="00000000" w14:paraId="0000004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BufferedReader br = new BufferedReader(new </w:t>
      </w:r>
    </w:p>
    <w:p w:rsidR="00000000" w:rsidDel="00000000" w:rsidP="00000000" w:rsidRDefault="00000000" w:rsidRPr="00000000" w14:paraId="00000048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InputStreamReader(System.in));</w:t>
      </w:r>
    </w:p>
    <w:p w:rsidR="00000000" w:rsidDel="00000000" w:rsidP="00000000" w:rsidRDefault="00000000" w:rsidRPr="00000000" w14:paraId="00000049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int choice;</w:t>
      </w:r>
    </w:p>
    <w:p w:rsidR="00000000" w:rsidDel="00000000" w:rsidP="00000000" w:rsidRDefault="00000000" w:rsidRPr="00000000" w14:paraId="0000004A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System.out.println("Menu:\n1: Encryption\n2: Decryption");</w:t>
      </w:r>
    </w:p>
    <w:p w:rsidR="00000000" w:rsidDel="00000000" w:rsidP="00000000" w:rsidRDefault="00000000" w:rsidRPr="00000000" w14:paraId="0000004B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choice = Integer.parseInt(br.readLine());</w:t>
      </w:r>
    </w:p>
    <w:p w:rsidR="00000000" w:rsidDel="00000000" w:rsidP="00000000" w:rsidRDefault="00000000" w:rsidRPr="00000000" w14:paraId="0000004C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System.out.println("Enter the shift");</w:t>
      </w:r>
    </w:p>
    <w:p w:rsidR="00000000" w:rsidDel="00000000" w:rsidP="00000000" w:rsidRDefault="00000000" w:rsidRPr="00000000" w14:paraId="0000004D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int shift = Integer.parseInt(br.readLine());</w:t>
      </w:r>
    </w:p>
    <w:p w:rsidR="00000000" w:rsidDel="00000000" w:rsidP="00000000" w:rsidRDefault="00000000" w:rsidRPr="00000000" w14:paraId="0000004E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System.out.println("Enter the line");</w:t>
      </w:r>
    </w:p>
    <w:p w:rsidR="00000000" w:rsidDel="00000000" w:rsidP="00000000" w:rsidRDefault="00000000" w:rsidRPr="00000000" w14:paraId="0000004F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String line = br.readLine();</w:t>
      </w:r>
    </w:p>
    <w:p w:rsidR="00000000" w:rsidDel="00000000" w:rsidP="00000000" w:rsidRDefault="00000000" w:rsidRPr="00000000" w14:paraId="00000050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System.out.println("Result: ");</w:t>
      </w:r>
    </w:p>
    <w:p w:rsidR="00000000" w:rsidDel="00000000" w:rsidP="00000000" w:rsidRDefault="00000000" w:rsidRPr="00000000" w14:paraId="00000051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switch(choice)</w:t>
      </w:r>
    </w:p>
    <w:p w:rsidR="00000000" w:rsidDel="00000000" w:rsidP="00000000" w:rsidRDefault="00000000" w:rsidRPr="00000000" w14:paraId="00000052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3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case 1:</w:t>
      </w:r>
    </w:p>
    <w:p w:rsidR="00000000" w:rsidDel="00000000" w:rsidP="00000000" w:rsidRDefault="00000000" w:rsidRPr="00000000" w14:paraId="00000054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5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System.out.println(b.Encrypt(shift, line));</w:t>
      </w:r>
    </w:p>
    <w:p w:rsidR="00000000" w:rsidDel="00000000" w:rsidP="00000000" w:rsidRDefault="00000000" w:rsidRPr="00000000" w14:paraId="00000056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5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case 2:</w:t>
      </w:r>
    </w:p>
    <w:p w:rsidR="00000000" w:rsidDel="00000000" w:rsidP="00000000" w:rsidRDefault="00000000" w:rsidRPr="00000000" w14:paraId="00000059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A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System.out.println(b.Decrypt(shift, line));</w:t>
      </w:r>
    </w:p>
    <w:p w:rsidR="00000000" w:rsidDel="00000000" w:rsidP="00000000" w:rsidRDefault="00000000" w:rsidRPr="00000000" w14:paraId="0000005B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5C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05E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F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System.out.println("Invalid choice");</w:t>
      </w:r>
    </w:p>
    <w:p w:rsidR="00000000" w:rsidDel="00000000" w:rsidP="00000000" w:rsidRDefault="00000000" w:rsidRPr="00000000" w14:paraId="00000060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}}}}</w:t>
      </w:r>
    </w:p>
    <w:p w:rsidR="00000000" w:rsidDel="00000000" w:rsidP="00000000" w:rsidRDefault="00000000" w:rsidRPr="00000000" w14:paraId="00000061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/>
        <w:drawing>
          <wp:inline distB="114300" distT="114300" distL="114300" distR="114300">
            <wp:extent cx="3659687" cy="2875469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9687" cy="2875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Practical 1C</w:t>
      </w:r>
    </w:p>
    <w:p w:rsidR="00000000" w:rsidDel="00000000" w:rsidP="00000000" w:rsidRDefault="00000000" w:rsidRPr="00000000" w14:paraId="00000064">
      <w:pPr>
        <w:pStyle w:val="Heading3"/>
        <w:keepNext w:val="1"/>
        <w:keepLines w:val="1"/>
        <w:spacing w:after="160" w:before="0" w:line="180" w:lineRule="auto"/>
        <w:rPr/>
      </w:pPr>
      <w:bookmarkStart w:colFirst="0" w:colLast="0" w:name="_rli4tps6cpyp" w:id="2"/>
      <w:bookmarkEnd w:id="2"/>
      <w:r w:rsidDel="00000000" w:rsidR="00000000" w:rsidRPr="00000000">
        <w:rPr>
          <w:rtl w:val="0"/>
        </w:rPr>
        <w:t xml:space="preserve">Aim: To implement Mono-alphabetic Cipher</w:t>
      </w:r>
    </w:p>
    <w:p w:rsidR="00000000" w:rsidDel="00000000" w:rsidP="00000000" w:rsidRDefault="00000000" w:rsidRPr="00000000" w14:paraId="00000065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066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6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public class prac1c</w:t>
      </w:r>
    </w:p>
    <w:p w:rsidR="00000000" w:rsidDel="00000000" w:rsidP="00000000" w:rsidRDefault="00000000" w:rsidRPr="00000000" w14:paraId="00000068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9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public static char p[] = </w:t>
      </w:r>
    </w:p>
    <w:p w:rsidR="00000000" w:rsidDel="00000000" w:rsidP="00000000" w:rsidRDefault="00000000" w:rsidRPr="00000000" w14:paraId="0000006A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{'a','b','c','d','e','f','g','h','i','j','k','l','m','n','o','p','q'</w:t>
      </w:r>
    </w:p>
    <w:p w:rsidR="00000000" w:rsidDel="00000000" w:rsidP="00000000" w:rsidRDefault="00000000" w:rsidRPr="00000000" w14:paraId="0000006B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,'r','s','t','u','v','w','x','y','z'};</w:t>
      </w:r>
    </w:p>
    <w:p w:rsidR="00000000" w:rsidDel="00000000" w:rsidP="00000000" w:rsidRDefault="00000000" w:rsidRPr="00000000" w14:paraId="0000006C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public static char ch[] = </w:t>
      </w:r>
    </w:p>
    <w:p w:rsidR="00000000" w:rsidDel="00000000" w:rsidP="00000000" w:rsidRDefault="00000000" w:rsidRPr="00000000" w14:paraId="0000006D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{'Q','W','E','R','T','Y','U','I','O','P','A','S','D','F','G','H','J'</w:t>
      </w:r>
    </w:p>
    <w:p w:rsidR="00000000" w:rsidDel="00000000" w:rsidP="00000000" w:rsidRDefault="00000000" w:rsidRPr="00000000" w14:paraId="0000006E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,'K','L','Z','X','C','V','B','N','M'};</w:t>
      </w:r>
    </w:p>
    <w:p w:rsidR="00000000" w:rsidDel="00000000" w:rsidP="00000000" w:rsidRDefault="00000000" w:rsidRPr="00000000" w14:paraId="0000006F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public static String doEncryption(String s)</w:t>
      </w:r>
    </w:p>
    <w:p w:rsidR="00000000" w:rsidDel="00000000" w:rsidP="00000000" w:rsidRDefault="00000000" w:rsidRPr="00000000" w14:paraId="00000070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1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char c[] = new char[(s.length())];</w:t>
      </w:r>
    </w:p>
    <w:p w:rsidR="00000000" w:rsidDel="00000000" w:rsidP="00000000" w:rsidRDefault="00000000" w:rsidRPr="00000000" w14:paraId="00000072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for(int i=0;i&lt;s.length();i++)</w:t>
      </w:r>
    </w:p>
    <w:p w:rsidR="00000000" w:rsidDel="00000000" w:rsidP="00000000" w:rsidRDefault="00000000" w:rsidRPr="00000000" w14:paraId="00000073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74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for(int j=0;j&lt;26;j++)</w:t>
      </w:r>
    </w:p>
    <w:p w:rsidR="00000000" w:rsidDel="00000000" w:rsidP="00000000" w:rsidRDefault="00000000" w:rsidRPr="00000000" w14:paraId="00000075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76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if(p[j]==s.charAt(i))</w:t>
      </w:r>
    </w:p>
    <w:p w:rsidR="00000000" w:rsidDel="00000000" w:rsidP="00000000" w:rsidRDefault="00000000" w:rsidRPr="00000000" w14:paraId="0000007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78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c[i] = ch[j];</w:t>
      </w:r>
    </w:p>
    <w:p w:rsidR="00000000" w:rsidDel="00000000" w:rsidP="00000000" w:rsidRDefault="00000000" w:rsidRPr="00000000" w14:paraId="00000079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break;</w:t>
      </w:r>
    </w:p>
    <w:p w:rsidR="00000000" w:rsidDel="00000000" w:rsidP="00000000" w:rsidRDefault="00000000" w:rsidRPr="00000000" w14:paraId="0000007A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7B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7C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7D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return (new String(c));</w:t>
      </w:r>
    </w:p>
    <w:p w:rsidR="00000000" w:rsidDel="00000000" w:rsidP="00000000" w:rsidRDefault="00000000" w:rsidRPr="00000000" w14:paraId="0000007E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public static String doDecryption(String s)</w:t>
      </w:r>
    </w:p>
    <w:p w:rsidR="00000000" w:rsidDel="00000000" w:rsidP="00000000" w:rsidRDefault="00000000" w:rsidRPr="00000000" w14:paraId="00000080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1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char p1[] = new char[(s.length())];</w:t>
      </w:r>
    </w:p>
    <w:p w:rsidR="00000000" w:rsidDel="00000000" w:rsidP="00000000" w:rsidRDefault="00000000" w:rsidRPr="00000000" w14:paraId="00000082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for(int i=0;i&lt;s.length();i++)</w:t>
      </w:r>
    </w:p>
    <w:p w:rsidR="00000000" w:rsidDel="00000000" w:rsidP="00000000" w:rsidRDefault="00000000" w:rsidRPr="00000000" w14:paraId="00000083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84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for(int j=0;j&lt;26;j++)</w:t>
      </w:r>
    </w:p>
    <w:p w:rsidR="00000000" w:rsidDel="00000000" w:rsidP="00000000" w:rsidRDefault="00000000" w:rsidRPr="00000000" w14:paraId="00000085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86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if(ch[j] == s.charAt(i))</w:t>
      </w:r>
    </w:p>
    <w:p w:rsidR="00000000" w:rsidDel="00000000" w:rsidP="00000000" w:rsidRDefault="00000000" w:rsidRPr="00000000" w14:paraId="0000008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88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p1[i] = p[j];</w:t>
      </w:r>
    </w:p>
    <w:p w:rsidR="00000000" w:rsidDel="00000000" w:rsidP="00000000" w:rsidRDefault="00000000" w:rsidRPr="00000000" w14:paraId="00000089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break;</w:t>
      </w:r>
    </w:p>
    <w:p w:rsidR="00000000" w:rsidDel="00000000" w:rsidP="00000000" w:rsidRDefault="00000000" w:rsidRPr="00000000" w14:paraId="0000008A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8B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8C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8D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return(new String(p1));</w:t>
      </w:r>
    </w:p>
    <w:p w:rsidR="00000000" w:rsidDel="00000000" w:rsidP="00000000" w:rsidRDefault="00000000" w:rsidRPr="00000000" w14:paraId="0000008E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090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1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Scanner sc = new Scanner(System.in);</w:t>
      </w:r>
    </w:p>
    <w:p w:rsidR="00000000" w:rsidDel="00000000" w:rsidP="00000000" w:rsidRDefault="00000000" w:rsidRPr="00000000" w14:paraId="00000092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System.out.println("Enter the message");</w:t>
      </w:r>
    </w:p>
    <w:p w:rsidR="00000000" w:rsidDel="00000000" w:rsidP="00000000" w:rsidRDefault="00000000" w:rsidRPr="00000000" w14:paraId="00000093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String en = doEncryption(sc.next().toLowerCase());</w:t>
      </w:r>
    </w:p>
    <w:p w:rsidR="00000000" w:rsidDel="00000000" w:rsidP="00000000" w:rsidRDefault="00000000" w:rsidRPr="00000000" w14:paraId="00000094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System.out.println("Encrypted message: " + en);</w:t>
      </w:r>
    </w:p>
    <w:p w:rsidR="00000000" w:rsidDel="00000000" w:rsidP="00000000" w:rsidRDefault="00000000" w:rsidRPr="00000000" w14:paraId="00000095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System.out.println("Decrypted message: " + </w:t>
      </w:r>
    </w:p>
    <w:p w:rsidR="00000000" w:rsidDel="00000000" w:rsidP="00000000" w:rsidRDefault="00000000" w:rsidRPr="00000000" w14:paraId="00000096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doDecryption(en));</w:t>
      </w:r>
    </w:p>
    <w:p w:rsidR="00000000" w:rsidDel="00000000" w:rsidP="00000000" w:rsidRDefault="00000000" w:rsidRPr="00000000" w14:paraId="0000009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sc.close();</w:t>
      </w:r>
    </w:p>
    <w:p w:rsidR="00000000" w:rsidDel="00000000" w:rsidP="00000000" w:rsidRDefault="00000000" w:rsidRPr="00000000" w14:paraId="00000098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099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/>
        <w:drawing>
          <wp:inline distB="114300" distT="114300" distL="114300" distR="114300">
            <wp:extent cx="4900613" cy="110711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1107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keepLines w:val="1"/>
        <w:spacing w:after="160" w:before="0" w:line="180" w:lineRule="auto"/>
        <w:rPr>
          <w:ins w:author="Abdulkader Kanchwala" w:id="1" w:date="2024-04-04T01:48:25Z"/>
        </w:rPr>
      </w:pPr>
      <w:ins w:author="Abdulkader Kanchwala" w:id="1" w:date="2024-04-04T01:48:25Z">
        <w:r w:rsidDel="00000000" w:rsidR="00000000" w:rsidRPr="00000000">
          <w:br w:type="page"/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9C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keepLines w:val="1"/>
        <w:spacing w:after="160" w:before="0" w:line="18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Practical 2 – Implementation of Transposition Techniques</w:t>
      </w:r>
    </w:p>
    <w:p w:rsidR="00000000" w:rsidDel="00000000" w:rsidP="00000000" w:rsidRDefault="00000000" w:rsidRPr="00000000" w14:paraId="0000009E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Practical 2A </w:t>
      </w:r>
    </w:p>
    <w:p w:rsidR="00000000" w:rsidDel="00000000" w:rsidP="00000000" w:rsidRDefault="00000000" w:rsidRPr="00000000" w14:paraId="0000009F">
      <w:pPr>
        <w:pStyle w:val="Heading3"/>
        <w:keepNext w:val="1"/>
        <w:keepLines w:val="1"/>
        <w:spacing w:after="160" w:before="0" w:line="180" w:lineRule="auto"/>
        <w:rPr/>
      </w:pPr>
      <w:bookmarkStart w:colFirst="0" w:colLast="0" w:name="_lr2x5v93fdje" w:id="3"/>
      <w:bookmarkEnd w:id="3"/>
      <w:r w:rsidDel="00000000" w:rsidR="00000000" w:rsidRPr="00000000">
        <w:rPr>
          <w:rtl w:val="0"/>
        </w:rPr>
        <w:t xml:space="preserve">Aim: To implement Rail-Fence Technique</w:t>
      </w:r>
    </w:p>
    <w:p w:rsidR="00000000" w:rsidDel="00000000" w:rsidP="00000000" w:rsidRDefault="00000000" w:rsidRPr="00000000" w14:paraId="000000A0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0A1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class prac2a</w:t>
      </w:r>
    </w:p>
    <w:p w:rsidR="00000000" w:rsidDel="00000000" w:rsidP="00000000" w:rsidRDefault="00000000" w:rsidRPr="00000000" w14:paraId="000000A2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3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0A4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5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String input = "hey, I'm Fatima";</w:t>
      </w:r>
    </w:p>
    <w:p w:rsidR="00000000" w:rsidDel="00000000" w:rsidP="00000000" w:rsidRDefault="00000000" w:rsidRPr="00000000" w14:paraId="000000A6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String output = "";</w:t>
      </w:r>
    </w:p>
    <w:p w:rsidR="00000000" w:rsidDel="00000000" w:rsidP="00000000" w:rsidRDefault="00000000" w:rsidRPr="00000000" w14:paraId="000000A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int len = input.length();</w:t>
      </w:r>
    </w:p>
    <w:p w:rsidR="00000000" w:rsidDel="00000000" w:rsidP="00000000" w:rsidRDefault="00000000" w:rsidRPr="00000000" w14:paraId="000000A8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System.out.println("Input string: " + input);</w:t>
      </w:r>
    </w:p>
    <w:p w:rsidR="00000000" w:rsidDel="00000000" w:rsidP="00000000" w:rsidRDefault="00000000" w:rsidRPr="00000000" w14:paraId="000000A9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for(int i=0;i&lt;len;i+=2)</w:t>
      </w:r>
    </w:p>
    <w:p w:rsidR="00000000" w:rsidDel="00000000" w:rsidP="00000000" w:rsidRDefault="00000000" w:rsidRPr="00000000" w14:paraId="000000AA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B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output += input.charAt(i);</w:t>
      </w:r>
    </w:p>
    <w:p w:rsidR="00000000" w:rsidDel="00000000" w:rsidP="00000000" w:rsidRDefault="00000000" w:rsidRPr="00000000" w14:paraId="000000AC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System.out.println("Cipher text: " +output);</w:t>
      </w:r>
    </w:p>
    <w:p w:rsidR="00000000" w:rsidDel="00000000" w:rsidP="00000000" w:rsidRDefault="00000000" w:rsidRPr="00000000" w14:paraId="000000AE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0AF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7366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keepLines w:val="1"/>
        <w:spacing w:after="160" w:before="0" w:line="1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Practical 2B </w:t>
      </w:r>
    </w:p>
    <w:p w:rsidR="00000000" w:rsidDel="00000000" w:rsidP="00000000" w:rsidRDefault="00000000" w:rsidRPr="00000000" w14:paraId="000000B7">
      <w:pPr>
        <w:pStyle w:val="Heading3"/>
        <w:keepNext w:val="1"/>
        <w:keepLines w:val="1"/>
        <w:spacing w:after="160" w:before="0" w:line="180" w:lineRule="auto"/>
        <w:rPr/>
      </w:pPr>
      <w:bookmarkStart w:colFirst="0" w:colLast="0" w:name="_uf8chugmvo2b" w:id="4"/>
      <w:bookmarkEnd w:id="4"/>
      <w:r w:rsidDel="00000000" w:rsidR="00000000" w:rsidRPr="00000000">
        <w:rPr>
          <w:rtl w:val="0"/>
        </w:rPr>
        <w:t xml:space="preserve">Aim: To implement Vernam Cipher</w:t>
      </w:r>
    </w:p>
    <w:p w:rsidR="00000000" w:rsidDel="00000000" w:rsidP="00000000" w:rsidRDefault="00000000" w:rsidRPr="00000000" w14:paraId="000000B8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0B9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import java.lang.Math;</w:t>
      </w:r>
    </w:p>
    <w:p w:rsidR="00000000" w:rsidDel="00000000" w:rsidP="00000000" w:rsidRDefault="00000000" w:rsidRPr="00000000" w14:paraId="000000BA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public class prac2b</w:t>
      </w:r>
    </w:p>
    <w:p w:rsidR="00000000" w:rsidDel="00000000" w:rsidP="00000000" w:rsidRDefault="00000000" w:rsidRPr="00000000" w14:paraId="000000BB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{public static void main(String args[])</w:t>
      </w:r>
    </w:p>
    <w:p w:rsidR="00000000" w:rsidDel="00000000" w:rsidP="00000000" w:rsidRDefault="00000000" w:rsidRPr="00000000" w14:paraId="000000BC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{String str = new String("Fatima");</w:t>
      </w:r>
    </w:p>
    <w:p w:rsidR="00000000" w:rsidDel="00000000" w:rsidP="00000000" w:rsidRDefault="00000000" w:rsidRPr="00000000" w14:paraId="000000BD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char[] arText = str.toCharArray();</w:t>
      </w:r>
    </w:p>
    <w:p w:rsidR="00000000" w:rsidDel="00000000" w:rsidP="00000000" w:rsidRDefault="00000000" w:rsidRPr="00000000" w14:paraId="000000BE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String cipher = new String("ARMA");</w:t>
      </w:r>
    </w:p>
    <w:p w:rsidR="00000000" w:rsidDel="00000000" w:rsidP="00000000" w:rsidRDefault="00000000" w:rsidRPr="00000000" w14:paraId="000000BF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char[] arCipher = cipher.toCharArray();</w:t>
      </w:r>
    </w:p>
    <w:p w:rsidR="00000000" w:rsidDel="00000000" w:rsidP="00000000" w:rsidRDefault="00000000" w:rsidRPr="00000000" w14:paraId="000000C0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char[] encoded = new char[4];</w:t>
      </w:r>
    </w:p>
    <w:p w:rsidR="00000000" w:rsidDel="00000000" w:rsidP="00000000" w:rsidRDefault="00000000" w:rsidRPr="00000000" w14:paraId="000000C1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System.out.println("Encoded to be..");</w:t>
      </w:r>
    </w:p>
    <w:p w:rsidR="00000000" w:rsidDel="00000000" w:rsidP="00000000" w:rsidRDefault="00000000" w:rsidRPr="00000000" w14:paraId="000000C2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for(int i=0;i&lt;arText.length;i++)</w:t>
      </w:r>
    </w:p>
    <w:p w:rsidR="00000000" w:rsidDel="00000000" w:rsidP="00000000" w:rsidRDefault="00000000" w:rsidRPr="00000000" w14:paraId="000000C3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{encoded[i] = (char)(arText[i] ^ arCipher[i]);</w:t>
      </w:r>
    </w:p>
    <w:p w:rsidR="00000000" w:rsidDel="00000000" w:rsidP="00000000" w:rsidRDefault="00000000" w:rsidRPr="00000000" w14:paraId="000000C4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System.out.println(encoded[i]);</w:t>
      </w:r>
    </w:p>
    <w:p w:rsidR="00000000" w:rsidDel="00000000" w:rsidP="00000000" w:rsidRDefault="00000000" w:rsidRPr="00000000" w14:paraId="000000C5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System.out.println("\nDecoded to be..");</w:t>
      </w:r>
    </w:p>
    <w:p w:rsidR="00000000" w:rsidDel="00000000" w:rsidP="00000000" w:rsidRDefault="00000000" w:rsidRPr="00000000" w14:paraId="000000C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for(int i=0;i&lt;encoded.length; i++)</w:t>
      </w:r>
    </w:p>
    <w:p w:rsidR="00000000" w:rsidDel="00000000" w:rsidP="00000000" w:rsidRDefault="00000000" w:rsidRPr="00000000" w14:paraId="000000C8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9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char tem = (char)(encoded[i] ^ arCipher[i]);</w:t>
      </w:r>
    </w:p>
    <w:p w:rsidR="00000000" w:rsidDel="00000000" w:rsidP="00000000" w:rsidRDefault="00000000" w:rsidRPr="00000000" w14:paraId="000000CA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System.out.println(tem);</w:t>
      </w:r>
    </w:p>
    <w:p w:rsidR="00000000" w:rsidDel="00000000" w:rsidP="00000000" w:rsidRDefault="00000000" w:rsidRPr="00000000" w14:paraId="000000CB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}}}</w:t>
      </w:r>
    </w:p>
    <w:p w:rsidR="00000000" w:rsidDel="00000000" w:rsidP="00000000" w:rsidRDefault="00000000" w:rsidRPr="00000000" w14:paraId="000000CC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Practical 3 </w:t>
      </w:r>
    </w:p>
    <w:p w:rsidR="00000000" w:rsidDel="00000000" w:rsidP="00000000" w:rsidRDefault="00000000" w:rsidRPr="00000000" w14:paraId="000000D2">
      <w:pPr>
        <w:pStyle w:val="Heading3"/>
        <w:keepNext w:val="1"/>
        <w:keepLines w:val="1"/>
        <w:spacing w:after="160" w:before="0" w:line="180" w:lineRule="auto"/>
        <w:rPr/>
      </w:pPr>
      <w:bookmarkStart w:colFirst="0" w:colLast="0" w:name="_q40x6e6h0pjl" w:id="5"/>
      <w:bookmarkEnd w:id="5"/>
      <w:r w:rsidDel="00000000" w:rsidR="00000000" w:rsidRPr="00000000">
        <w:rPr>
          <w:rtl w:val="0"/>
        </w:rPr>
        <w:t xml:space="preserve">Aim: To implement Diffie-Hellman’s Key Exchange Algorithm</w:t>
      </w:r>
    </w:p>
    <w:p w:rsidR="00000000" w:rsidDel="00000000" w:rsidP="00000000" w:rsidRDefault="00000000" w:rsidRPr="00000000" w14:paraId="000000D3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0D4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import java.math.BigInteger;</w:t>
      </w:r>
    </w:p>
    <w:p w:rsidR="00000000" w:rsidDel="00000000" w:rsidP="00000000" w:rsidRDefault="00000000" w:rsidRPr="00000000" w14:paraId="000000D5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import java.security.KeyFactory;</w:t>
      </w:r>
    </w:p>
    <w:p w:rsidR="00000000" w:rsidDel="00000000" w:rsidP="00000000" w:rsidRDefault="00000000" w:rsidRPr="00000000" w14:paraId="000000D6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import java.security.KeyPair;</w:t>
      </w:r>
    </w:p>
    <w:p w:rsidR="00000000" w:rsidDel="00000000" w:rsidP="00000000" w:rsidRDefault="00000000" w:rsidRPr="00000000" w14:paraId="000000D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D8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import java.math.BigInteger.*;</w:t>
      </w:r>
    </w:p>
    <w:p w:rsidR="00000000" w:rsidDel="00000000" w:rsidP="00000000" w:rsidRDefault="00000000" w:rsidRPr="00000000" w14:paraId="000000D9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DA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class prac3</w:t>
      </w:r>
    </w:p>
    <w:p w:rsidR="00000000" w:rsidDel="00000000" w:rsidP="00000000" w:rsidRDefault="00000000" w:rsidRPr="00000000" w14:paraId="000000DB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{public static void main(String args[])</w:t>
      </w:r>
    </w:p>
    <w:p w:rsidR="00000000" w:rsidDel="00000000" w:rsidP="00000000" w:rsidRDefault="00000000" w:rsidRPr="00000000" w14:paraId="000000DC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{BigInteger a,b,k1,k2,x,y,g,n;</w:t>
      </w:r>
    </w:p>
    <w:p w:rsidR="00000000" w:rsidDel="00000000" w:rsidP="00000000" w:rsidRDefault="00000000" w:rsidRPr="00000000" w14:paraId="000000DD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Scanner s = new Scanner(System.in);</w:t>
      </w:r>
    </w:p>
    <w:p w:rsidR="00000000" w:rsidDel="00000000" w:rsidP="00000000" w:rsidRDefault="00000000" w:rsidRPr="00000000" w14:paraId="000000DE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System.out.println("Enter A's prime number");</w:t>
      </w:r>
    </w:p>
    <w:p w:rsidR="00000000" w:rsidDel="00000000" w:rsidP="00000000" w:rsidRDefault="00000000" w:rsidRPr="00000000" w14:paraId="000000DF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n = s.nextBigInteger();</w:t>
      </w:r>
    </w:p>
    <w:p w:rsidR="00000000" w:rsidDel="00000000" w:rsidP="00000000" w:rsidRDefault="00000000" w:rsidRPr="00000000" w14:paraId="000000E0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System.out.println("Enter B's prime number");</w:t>
      </w:r>
    </w:p>
    <w:p w:rsidR="00000000" w:rsidDel="00000000" w:rsidP="00000000" w:rsidRDefault="00000000" w:rsidRPr="00000000" w14:paraId="000000E1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g = s.nextBigInteger();</w:t>
      </w:r>
    </w:p>
    <w:p w:rsidR="00000000" w:rsidDel="00000000" w:rsidP="00000000" w:rsidRDefault="00000000" w:rsidRPr="00000000" w14:paraId="000000E2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System.out.println("Enter A's secret key");</w:t>
      </w:r>
    </w:p>
    <w:p w:rsidR="00000000" w:rsidDel="00000000" w:rsidP="00000000" w:rsidRDefault="00000000" w:rsidRPr="00000000" w14:paraId="000000E3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x = s.nextBigInteger();</w:t>
      </w:r>
    </w:p>
    <w:p w:rsidR="00000000" w:rsidDel="00000000" w:rsidP="00000000" w:rsidRDefault="00000000" w:rsidRPr="00000000" w14:paraId="000000E4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System.out.println("This key is sent to B");</w:t>
      </w:r>
    </w:p>
    <w:p w:rsidR="00000000" w:rsidDel="00000000" w:rsidP="00000000" w:rsidRDefault="00000000" w:rsidRPr="00000000" w14:paraId="000000E5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System.out.println("Enter B's secret key");</w:t>
      </w:r>
    </w:p>
    <w:p w:rsidR="00000000" w:rsidDel="00000000" w:rsidP="00000000" w:rsidRDefault="00000000" w:rsidRPr="00000000" w14:paraId="000000E6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y = s.nextBigInteger();</w:t>
      </w:r>
    </w:p>
    <w:p w:rsidR="00000000" w:rsidDel="00000000" w:rsidP="00000000" w:rsidRDefault="00000000" w:rsidRPr="00000000" w14:paraId="000000E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System.out.println("This key is sent to A");</w:t>
      </w:r>
    </w:p>
    <w:p w:rsidR="00000000" w:rsidDel="00000000" w:rsidP="00000000" w:rsidRDefault="00000000" w:rsidRPr="00000000" w14:paraId="000000E8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a = g.modPow(x,n);</w:t>
      </w:r>
    </w:p>
    <w:p w:rsidR="00000000" w:rsidDel="00000000" w:rsidP="00000000" w:rsidRDefault="00000000" w:rsidRPr="00000000" w14:paraId="000000E9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b = g.modPow(y,n);</w:t>
      </w:r>
    </w:p>
    <w:p w:rsidR="00000000" w:rsidDel="00000000" w:rsidP="00000000" w:rsidRDefault="00000000" w:rsidRPr="00000000" w14:paraId="000000EA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k1 = b.modPow(x,n);</w:t>
      </w:r>
    </w:p>
    <w:p w:rsidR="00000000" w:rsidDel="00000000" w:rsidP="00000000" w:rsidRDefault="00000000" w:rsidRPr="00000000" w14:paraId="000000EB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k2 = a.modPow(y,n);</w:t>
      </w:r>
    </w:p>
    <w:p w:rsidR="00000000" w:rsidDel="00000000" w:rsidP="00000000" w:rsidRDefault="00000000" w:rsidRPr="00000000" w14:paraId="000000EC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System.out.println("A's key is " + k1);</w:t>
      </w:r>
    </w:p>
    <w:p w:rsidR="00000000" w:rsidDel="00000000" w:rsidP="00000000" w:rsidRDefault="00000000" w:rsidRPr="00000000" w14:paraId="000000ED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System.out.println("B's key is " + k2);}}</w:t>
      </w:r>
    </w:p>
    <w:p w:rsidR="00000000" w:rsidDel="00000000" w:rsidP="00000000" w:rsidRDefault="00000000" w:rsidRPr="00000000" w14:paraId="000000EE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/>
        <w:drawing>
          <wp:inline distB="114300" distT="114300" distL="114300" distR="114300">
            <wp:extent cx="4852988" cy="238125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1"/>
        <w:keepLines w:val="1"/>
        <w:spacing w:after="160" w:before="0" w:line="180" w:lineRule="auto"/>
        <w:rPr>
          <w:b w:val="1"/>
        </w:rPr>
      </w:pPr>
      <w:bookmarkStart w:colFirst="0" w:colLast="0" w:name="_aevwxtae4sku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Practical 4 </w:t>
      </w:r>
    </w:p>
    <w:p w:rsidR="00000000" w:rsidDel="00000000" w:rsidP="00000000" w:rsidRDefault="00000000" w:rsidRPr="00000000" w14:paraId="000000F1">
      <w:pPr>
        <w:pStyle w:val="Heading3"/>
        <w:keepNext w:val="1"/>
        <w:keepLines w:val="1"/>
        <w:spacing w:after="160" w:before="0" w:line="180" w:lineRule="auto"/>
        <w:rPr/>
      </w:pPr>
      <w:bookmarkStart w:colFirst="0" w:colLast="0" w:name="_oslfw78d8xqu" w:id="7"/>
      <w:bookmarkEnd w:id="7"/>
      <w:r w:rsidDel="00000000" w:rsidR="00000000" w:rsidRPr="00000000">
        <w:rPr>
          <w:rtl w:val="0"/>
        </w:rPr>
        <w:t xml:space="preserve">Aim: To implement Data Encryption Standard Algorithm</w:t>
      </w:r>
    </w:p>
    <w:p w:rsidR="00000000" w:rsidDel="00000000" w:rsidP="00000000" w:rsidRDefault="00000000" w:rsidRPr="00000000" w14:paraId="000000F2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0F3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import javax.crypto.*;</w:t>
      </w:r>
    </w:p>
    <w:p w:rsidR="00000000" w:rsidDel="00000000" w:rsidP="00000000" w:rsidRDefault="00000000" w:rsidRPr="00000000" w14:paraId="000000F4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F5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import java.security.InvalidAlgorithmParameterException;</w:t>
      </w:r>
    </w:p>
    <w:p w:rsidR="00000000" w:rsidDel="00000000" w:rsidP="00000000" w:rsidRDefault="00000000" w:rsidRPr="00000000" w14:paraId="000000F6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import java.security.spec.*;</w:t>
      </w:r>
    </w:p>
    <w:p w:rsidR="00000000" w:rsidDel="00000000" w:rsidP="00000000" w:rsidRDefault="00000000" w:rsidRPr="00000000" w14:paraId="000000F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import java.lang.*;</w:t>
      </w:r>
    </w:p>
    <w:p w:rsidR="00000000" w:rsidDel="00000000" w:rsidP="00000000" w:rsidRDefault="00000000" w:rsidRPr="00000000" w14:paraId="000000F8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import javax.crypto.spec.IvParameterSpec;</w:t>
      </w:r>
    </w:p>
    <w:p w:rsidR="00000000" w:rsidDel="00000000" w:rsidP="00000000" w:rsidRDefault="00000000" w:rsidRPr="00000000" w14:paraId="000000F9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public class prac4</w:t>
      </w:r>
    </w:p>
    <w:p w:rsidR="00000000" w:rsidDel="00000000" w:rsidP="00000000" w:rsidRDefault="00000000" w:rsidRPr="00000000" w14:paraId="000000FA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{Cipher ecipher;</w:t>
      </w:r>
    </w:p>
    <w:p w:rsidR="00000000" w:rsidDel="00000000" w:rsidP="00000000" w:rsidRDefault="00000000" w:rsidRPr="00000000" w14:paraId="000000FB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Cipher dcipher;</w:t>
      </w:r>
    </w:p>
    <w:p w:rsidR="00000000" w:rsidDel="00000000" w:rsidP="00000000" w:rsidRDefault="00000000" w:rsidRPr="00000000" w14:paraId="000000FC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prac4(SecretKey key)</w:t>
      </w:r>
    </w:p>
    <w:p w:rsidR="00000000" w:rsidDel="00000000" w:rsidP="00000000" w:rsidRDefault="00000000" w:rsidRPr="00000000" w14:paraId="000000FD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{try</w:t>
      </w:r>
    </w:p>
    <w:p w:rsidR="00000000" w:rsidDel="00000000" w:rsidP="00000000" w:rsidRDefault="00000000" w:rsidRPr="00000000" w14:paraId="000000FE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{ecipher = Cipher.getInstance("DES");dcipher = Cipher.getInstance("DES");ecipher.init(Cipher.ENCRYPT_MODE,key);dcipher.init(Cipher.DECRYPT_MODE,key);</w:t>
      </w:r>
    </w:p>
    <w:p w:rsidR="00000000" w:rsidDel="00000000" w:rsidP="00000000" w:rsidRDefault="00000000" w:rsidRPr="00000000" w14:paraId="000000FF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catch(javax.crypto.NoSuchPaddingException e)</w:t>
      </w:r>
    </w:p>
    <w:p w:rsidR="00000000" w:rsidDel="00000000" w:rsidP="00000000" w:rsidRDefault="00000000" w:rsidRPr="00000000" w14:paraId="00000101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{}</w:t>
      </w:r>
    </w:p>
    <w:p w:rsidR="00000000" w:rsidDel="00000000" w:rsidP="00000000" w:rsidRDefault="00000000" w:rsidRPr="00000000" w14:paraId="00000102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catch(java.security.NoSuchAlgorithmException e)</w:t>
      </w:r>
    </w:p>
    <w:p w:rsidR="00000000" w:rsidDel="00000000" w:rsidP="00000000" w:rsidRDefault="00000000" w:rsidRPr="00000000" w14:paraId="00000103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{}</w:t>
      </w:r>
    </w:p>
    <w:p w:rsidR="00000000" w:rsidDel="00000000" w:rsidP="00000000" w:rsidRDefault="00000000" w:rsidRPr="00000000" w14:paraId="00000104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catch(java.security.InvalidKeyException e)</w:t>
      </w:r>
    </w:p>
    <w:p w:rsidR="00000000" w:rsidDel="00000000" w:rsidP="00000000" w:rsidRDefault="00000000" w:rsidRPr="00000000" w14:paraId="00000105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{}}</w:t>
      </w:r>
    </w:p>
    <w:p w:rsidR="00000000" w:rsidDel="00000000" w:rsidP="00000000" w:rsidRDefault="00000000" w:rsidRPr="00000000" w14:paraId="00000106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public String Encrypt(String str)</w:t>
      </w:r>
    </w:p>
    <w:p w:rsidR="00000000" w:rsidDel="00000000" w:rsidP="00000000" w:rsidRDefault="00000000" w:rsidRPr="00000000" w14:paraId="0000010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{try</w:t>
      </w:r>
    </w:p>
    <w:p w:rsidR="00000000" w:rsidDel="00000000" w:rsidP="00000000" w:rsidRDefault="00000000" w:rsidRPr="00000000" w14:paraId="00000108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{byte[] utf8 = str.getBytes("UTF8");</w:t>
      </w:r>
    </w:p>
    <w:p w:rsidR="00000000" w:rsidDel="00000000" w:rsidP="00000000" w:rsidRDefault="00000000" w:rsidRPr="00000000" w14:paraId="00000109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byte[] enc = ecipher.doFinal(utf8);</w:t>
      </w:r>
    </w:p>
    <w:p w:rsidR="00000000" w:rsidDel="00000000" w:rsidP="00000000" w:rsidRDefault="00000000" w:rsidRPr="00000000" w14:paraId="0000010A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return new sun.misc.BASE64Encoder().encode(enc);</w:t>
      </w:r>
    </w:p>
    <w:p w:rsidR="00000000" w:rsidDel="00000000" w:rsidP="00000000" w:rsidRDefault="00000000" w:rsidRPr="00000000" w14:paraId="0000010B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C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catch(javax.crypto.BadPaddingException e)</w:t>
      </w:r>
    </w:p>
    <w:p w:rsidR="00000000" w:rsidDel="00000000" w:rsidP="00000000" w:rsidRDefault="00000000" w:rsidRPr="00000000" w14:paraId="0000010D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{}</w:t>
      </w:r>
    </w:p>
    <w:p w:rsidR="00000000" w:rsidDel="00000000" w:rsidP="00000000" w:rsidRDefault="00000000" w:rsidRPr="00000000" w14:paraId="0000010E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catch(IllegalBlockSizeException e)</w:t>
      </w:r>
    </w:p>
    <w:p w:rsidR="00000000" w:rsidDel="00000000" w:rsidP="00000000" w:rsidRDefault="00000000" w:rsidRPr="00000000" w14:paraId="0000010F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{}</w:t>
      </w:r>
    </w:p>
    <w:p w:rsidR="00000000" w:rsidDel="00000000" w:rsidP="00000000" w:rsidRDefault="00000000" w:rsidRPr="00000000" w14:paraId="00000110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catch(UnsupportedEncodingException e)</w:t>
      </w:r>
    </w:p>
    <w:p w:rsidR="00000000" w:rsidDel="00000000" w:rsidP="00000000" w:rsidRDefault="00000000" w:rsidRPr="00000000" w14:paraId="00000111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{}</w:t>
      </w:r>
    </w:p>
    <w:p w:rsidR="00000000" w:rsidDel="00000000" w:rsidP="00000000" w:rsidRDefault="00000000" w:rsidRPr="00000000" w14:paraId="00000112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catch(java.io.IOException e)</w:t>
      </w:r>
    </w:p>
    <w:p w:rsidR="00000000" w:rsidDel="00000000" w:rsidP="00000000" w:rsidRDefault="00000000" w:rsidRPr="00000000" w14:paraId="00000113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{}</w:t>
      </w:r>
    </w:p>
    <w:p w:rsidR="00000000" w:rsidDel="00000000" w:rsidP="00000000" w:rsidRDefault="00000000" w:rsidRPr="00000000" w14:paraId="00000114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return null;</w:t>
      </w:r>
    </w:p>
    <w:p w:rsidR="00000000" w:rsidDel="00000000" w:rsidP="00000000" w:rsidRDefault="00000000" w:rsidRPr="00000000" w14:paraId="00000115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6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public String Decrypt(String str)</w:t>
      </w:r>
    </w:p>
    <w:p w:rsidR="00000000" w:rsidDel="00000000" w:rsidP="00000000" w:rsidRDefault="00000000" w:rsidRPr="00000000" w14:paraId="0000011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{try</w:t>
      </w:r>
    </w:p>
    <w:p w:rsidR="00000000" w:rsidDel="00000000" w:rsidP="00000000" w:rsidRDefault="00000000" w:rsidRPr="00000000" w14:paraId="00000118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{byte[] dec = new sun.misc.BASE64Decoder().decodeBuffer(str);</w:t>
      </w:r>
    </w:p>
    <w:p w:rsidR="00000000" w:rsidDel="00000000" w:rsidP="00000000" w:rsidRDefault="00000000" w:rsidRPr="00000000" w14:paraId="00000119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byte[] utf8 = dcipher.doFinal(dec);</w:t>
      </w:r>
    </w:p>
    <w:p w:rsidR="00000000" w:rsidDel="00000000" w:rsidP="00000000" w:rsidRDefault="00000000" w:rsidRPr="00000000" w14:paraId="0000011A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return new String(utf8,"UTF8");}</w:t>
      </w:r>
    </w:p>
    <w:p w:rsidR="00000000" w:rsidDel="00000000" w:rsidP="00000000" w:rsidRDefault="00000000" w:rsidRPr="00000000" w14:paraId="0000011B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catch(javax.crypto.BadPaddingException e)</w:t>
      </w:r>
    </w:p>
    <w:p w:rsidR="00000000" w:rsidDel="00000000" w:rsidP="00000000" w:rsidRDefault="00000000" w:rsidRPr="00000000" w14:paraId="0000011C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{}</w:t>
      </w:r>
    </w:p>
    <w:p w:rsidR="00000000" w:rsidDel="00000000" w:rsidP="00000000" w:rsidRDefault="00000000" w:rsidRPr="00000000" w14:paraId="0000011D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catch(IllegalBlockSizeException e)</w:t>
      </w:r>
    </w:p>
    <w:p w:rsidR="00000000" w:rsidDel="00000000" w:rsidP="00000000" w:rsidRDefault="00000000" w:rsidRPr="00000000" w14:paraId="0000011E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{}</w:t>
      </w:r>
    </w:p>
    <w:p w:rsidR="00000000" w:rsidDel="00000000" w:rsidP="00000000" w:rsidRDefault="00000000" w:rsidRPr="00000000" w14:paraId="0000011F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catch(UnsupportedEncodingException e)</w:t>
      </w:r>
    </w:p>
    <w:p w:rsidR="00000000" w:rsidDel="00000000" w:rsidP="00000000" w:rsidRDefault="00000000" w:rsidRPr="00000000" w14:paraId="00000120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{}</w:t>
      </w:r>
    </w:p>
    <w:p w:rsidR="00000000" w:rsidDel="00000000" w:rsidP="00000000" w:rsidRDefault="00000000" w:rsidRPr="00000000" w14:paraId="00000121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catch(java.io.IOException e)</w:t>
      </w:r>
    </w:p>
    <w:p w:rsidR="00000000" w:rsidDel="00000000" w:rsidP="00000000" w:rsidRDefault="00000000" w:rsidRPr="00000000" w14:paraId="00000122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{}</w:t>
      </w:r>
    </w:p>
    <w:p w:rsidR="00000000" w:rsidDel="00000000" w:rsidP="00000000" w:rsidRDefault="00000000" w:rsidRPr="00000000" w14:paraId="00000123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return null;</w:t>
      </w:r>
    </w:p>
    <w:p w:rsidR="00000000" w:rsidDel="00000000" w:rsidP="00000000" w:rsidRDefault="00000000" w:rsidRPr="00000000" w14:paraId="00000124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126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System.out.println();</w:t>
      </w:r>
    </w:p>
    <w:p w:rsidR="00000000" w:rsidDel="00000000" w:rsidP="00000000" w:rsidRDefault="00000000" w:rsidRPr="00000000" w14:paraId="00000128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System.out.println("Encrypting string using DES Algorithm");</w:t>
      </w:r>
    </w:p>
    <w:p w:rsidR="00000000" w:rsidDel="00000000" w:rsidP="00000000" w:rsidRDefault="00000000" w:rsidRPr="00000000" w14:paraId="00000129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System.out.println();</w:t>
      </w:r>
    </w:p>
    <w:p w:rsidR="00000000" w:rsidDel="00000000" w:rsidP="00000000" w:rsidRDefault="00000000" w:rsidRPr="00000000" w14:paraId="0000012A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try</w:t>
      </w:r>
    </w:p>
    <w:p w:rsidR="00000000" w:rsidDel="00000000" w:rsidP="00000000" w:rsidRDefault="00000000" w:rsidRPr="00000000" w14:paraId="0000012B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C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SecretKey key =</w:t>
      </w:r>
    </w:p>
    <w:p w:rsidR="00000000" w:rsidDel="00000000" w:rsidP="00000000" w:rsidRDefault="00000000" w:rsidRPr="00000000" w14:paraId="0000012D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KeyGenerator.getInstance("DES").generateKey();</w:t>
      </w:r>
    </w:p>
    <w:p w:rsidR="00000000" w:rsidDel="00000000" w:rsidP="00000000" w:rsidRDefault="00000000" w:rsidRPr="00000000" w14:paraId="0000012E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prac4 encrypter = new prac4(key);</w:t>
      </w:r>
    </w:p>
    <w:p w:rsidR="00000000" w:rsidDel="00000000" w:rsidP="00000000" w:rsidRDefault="00000000" w:rsidRPr="00000000" w14:paraId="0000012F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String s = "Fatima";</w:t>
      </w:r>
    </w:p>
    <w:p w:rsidR="00000000" w:rsidDel="00000000" w:rsidP="00000000" w:rsidRDefault="00000000" w:rsidRPr="00000000" w14:paraId="00000130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String d = "Hello";</w:t>
      </w:r>
    </w:p>
    <w:p w:rsidR="00000000" w:rsidDel="00000000" w:rsidP="00000000" w:rsidRDefault="00000000" w:rsidRPr="00000000" w14:paraId="00000131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String encrypted = encrypter.Encrypt(s);</w:t>
      </w:r>
    </w:p>
    <w:p w:rsidR="00000000" w:rsidDel="00000000" w:rsidP="00000000" w:rsidRDefault="00000000" w:rsidRPr="00000000" w14:paraId="00000132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String decrypted = encrypter.Decrypt(encrypted);</w:t>
      </w:r>
    </w:p>
    <w:p w:rsidR="00000000" w:rsidDel="00000000" w:rsidP="00000000" w:rsidRDefault="00000000" w:rsidRPr="00000000" w14:paraId="00000133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System.out.println("Original:" + s);</w:t>
      </w:r>
    </w:p>
    <w:p w:rsidR="00000000" w:rsidDel="00000000" w:rsidP="00000000" w:rsidRDefault="00000000" w:rsidRPr="00000000" w14:paraId="00000134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System.out.println("Encrypt:" + encrypted);</w:t>
      </w:r>
    </w:p>
    <w:p w:rsidR="00000000" w:rsidDel="00000000" w:rsidP="00000000" w:rsidRDefault="00000000" w:rsidRPr="00000000" w14:paraId="00000135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System.out.println("Decrypt:" + decrypted);</w:t>
      </w:r>
    </w:p>
    <w:p w:rsidR="00000000" w:rsidDel="00000000" w:rsidP="00000000" w:rsidRDefault="00000000" w:rsidRPr="00000000" w14:paraId="00000136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catch(Exception e)</w:t>
      </w:r>
    </w:p>
    <w:p w:rsidR="00000000" w:rsidDel="00000000" w:rsidP="00000000" w:rsidRDefault="00000000" w:rsidRPr="00000000" w14:paraId="00000138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9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B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C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/>
        <w:drawing>
          <wp:inline distB="0" distT="0" distL="0" distR="0">
            <wp:extent cx="4296375" cy="1190791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190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1"/>
        <w:keepLines w:val="1"/>
        <w:spacing w:after="160" w:before="0" w:line="1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Practical 5 </w:t>
      </w:r>
    </w:p>
    <w:p w:rsidR="00000000" w:rsidDel="00000000" w:rsidP="00000000" w:rsidRDefault="00000000" w:rsidRPr="00000000" w14:paraId="00000140">
      <w:pPr>
        <w:pStyle w:val="Heading3"/>
        <w:keepNext w:val="1"/>
        <w:keepLines w:val="1"/>
        <w:spacing w:after="160" w:before="0" w:line="180" w:lineRule="auto"/>
        <w:rPr/>
      </w:pPr>
      <w:bookmarkStart w:colFirst="0" w:colLast="0" w:name="_yllglf4el3ey" w:id="8"/>
      <w:bookmarkEnd w:id="8"/>
      <w:r w:rsidDel="00000000" w:rsidR="00000000" w:rsidRPr="00000000">
        <w:rPr>
          <w:rtl w:val="0"/>
        </w:rPr>
        <w:t xml:space="preserve">Aim: To implement Advanced Encrypting Standard Algorithm</w:t>
      </w:r>
    </w:p>
    <w:p w:rsidR="00000000" w:rsidDel="00000000" w:rsidP="00000000" w:rsidRDefault="00000000" w:rsidRPr="00000000" w14:paraId="00000141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142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import java.security.*;</w:t>
      </w:r>
    </w:p>
    <w:p w:rsidR="00000000" w:rsidDel="00000000" w:rsidP="00000000" w:rsidRDefault="00000000" w:rsidRPr="00000000" w14:paraId="00000143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import javax.crypto.*;</w:t>
      </w:r>
    </w:p>
    <w:p w:rsidR="00000000" w:rsidDel="00000000" w:rsidP="00000000" w:rsidRDefault="00000000" w:rsidRPr="00000000" w14:paraId="00000144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45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public class prac5</w:t>
      </w:r>
    </w:p>
    <w:p w:rsidR="00000000" w:rsidDel="00000000" w:rsidP="00000000" w:rsidRDefault="00000000" w:rsidRPr="00000000" w14:paraId="00000146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Cipher ecipher;</w:t>
      </w:r>
    </w:p>
    <w:p w:rsidR="00000000" w:rsidDel="00000000" w:rsidP="00000000" w:rsidRDefault="00000000" w:rsidRPr="00000000" w14:paraId="00000148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Cipher dcipher;</w:t>
      </w:r>
    </w:p>
    <w:p w:rsidR="00000000" w:rsidDel="00000000" w:rsidP="00000000" w:rsidRDefault="00000000" w:rsidRPr="00000000" w14:paraId="00000149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prac5(SecretKey key)</w:t>
      </w:r>
    </w:p>
    <w:p w:rsidR="00000000" w:rsidDel="00000000" w:rsidP="00000000" w:rsidRDefault="00000000" w:rsidRPr="00000000" w14:paraId="0000014A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B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try</w:t>
      </w:r>
    </w:p>
    <w:p w:rsidR="00000000" w:rsidDel="00000000" w:rsidP="00000000" w:rsidRDefault="00000000" w:rsidRPr="00000000" w14:paraId="0000014C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D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ecipher = Cipher.getInstance("AES");</w:t>
      </w:r>
    </w:p>
    <w:p w:rsidR="00000000" w:rsidDel="00000000" w:rsidP="00000000" w:rsidRDefault="00000000" w:rsidRPr="00000000" w14:paraId="0000014E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dcipher = Cipher.getInstance("AES");</w:t>
      </w:r>
    </w:p>
    <w:p w:rsidR="00000000" w:rsidDel="00000000" w:rsidP="00000000" w:rsidRDefault="00000000" w:rsidRPr="00000000" w14:paraId="0000014F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ecipher.init(Cipher.ENCRYPT_MODE, key);</w:t>
      </w:r>
    </w:p>
    <w:p w:rsidR="00000000" w:rsidDel="00000000" w:rsidP="00000000" w:rsidRDefault="00000000" w:rsidRPr="00000000" w14:paraId="00000150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dcipher.init(Cipher.DECRYPT_MODE, key);</w:t>
      </w:r>
    </w:p>
    <w:p w:rsidR="00000000" w:rsidDel="00000000" w:rsidP="00000000" w:rsidRDefault="00000000" w:rsidRPr="00000000" w14:paraId="00000151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2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catch(Exception e)</w:t>
      </w:r>
    </w:p>
    <w:p w:rsidR="00000000" w:rsidDel="00000000" w:rsidP="00000000" w:rsidRDefault="00000000" w:rsidRPr="00000000" w14:paraId="00000153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4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System.out.println(e.getMessage());</w:t>
      </w:r>
    </w:p>
    <w:p w:rsidR="00000000" w:rsidDel="00000000" w:rsidP="00000000" w:rsidRDefault="00000000" w:rsidRPr="00000000" w14:paraId="00000155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6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public String Encrypt(String str)</w:t>
      </w:r>
    </w:p>
    <w:p w:rsidR="00000000" w:rsidDel="00000000" w:rsidP="00000000" w:rsidRDefault="00000000" w:rsidRPr="00000000" w14:paraId="00000158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9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try</w:t>
      </w:r>
    </w:p>
    <w:p w:rsidR="00000000" w:rsidDel="00000000" w:rsidP="00000000" w:rsidRDefault="00000000" w:rsidRPr="00000000" w14:paraId="0000015A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B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byte[] utf8 = str.getBytes("UTF8");</w:t>
      </w:r>
    </w:p>
    <w:p w:rsidR="00000000" w:rsidDel="00000000" w:rsidP="00000000" w:rsidRDefault="00000000" w:rsidRPr="00000000" w14:paraId="0000015C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byte[] enc = ecipher.doFinal(utf8);</w:t>
      </w:r>
    </w:p>
    <w:p w:rsidR="00000000" w:rsidDel="00000000" w:rsidP="00000000" w:rsidRDefault="00000000" w:rsidRPr="00000000" w14:paraId="0000015D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return new sun.misc.BASE64Encoder().encode(enc);</w:t>
      </w:r>
    </w:p>
    <w:p w:rsidR="00000000" w:rsidDel="00000000" w:rsidP="00000000" w:rsidRDefault="00000000" w:rsidRPr="00000000" w14:paraId="0000015E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F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catch(Exception e)</w:t>
      </w:r>
    </w:p>
    <w:p w:rsidR="00000000" w:rsidDel="00000000" w:rsidP="00000000" w:rsidRDefault="00000000" w:rsidRPr="00000000" w14:paraId="00000160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1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e.printStackTrace();</w:t>
      </w:r>
    </w:p>
    <w:p w:rsidR="00000000" w:rsidDel="00000000" w:rsidP="00000000" w:rsidRDefault="00000000" w:rsidRPr="00000000" w14:paraId="00000162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3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return null;</w:t>
      </w:r>
    </w:p>
    <w:p w:rsidR="00000000" w:rsidDel="00000000" w:rsidP="00000000" w:rsidRDefault="00000000" w:rsidRPr="00000000" w14:paraId="00000164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5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public String Decrypt(String str)</w:t>
      </w:r>
    </w:p>
    <w:p w:rsidR="00000000" w:rsidDel="00000000" w:rsidP="00000000" w:rsidRDefault="00000000" w:rsidRPr="00000000" w14:paraId="00000166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try</w:t>
      </w:r>
    </w:p>
    <w:p w:rsidR="00000000" w:rsidDel="00000000" w:rsidP="00000000" w:rsidRDefault="00000000" w:rsidRPr="00000000" w14:paraId="00000168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9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byte[] dec = new</w:t>
      </w:r>
    </w:p>
    <w:p w:rsidR="00000000" w:rsidDel="00000000" w:rsidP="00000000" w:rsidRDefault="00000000" w:rsidRPr="00000000" w14:paraId="0000016A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sun.misc.BASE64Decoder().decodeBuffer(str);</w:t>
      </w:r>
    </w:p>
    <w:p w:rsidR="00000000" w:rsidDel="00000000" w:rsidP="00000000" w:rsidRDefault="00000000" w:rsidRPr="00000000" w14:paraId="0000016B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byte[] utf8 = dcipher.doFinal(dec);</w:t>
      </w:r>
    </w:p>
    <w:p w:rsidR="00000000" w:rsidDel="00000000" w:rsidP="00000000" w:rsidRDefault="00000000" w:rsidRPr="00000000" w14:paraId="0000016C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return new String(utf8,"UTF8");</w:t>
      </w:r>
    </w:p>
    <w:p w:rsidR="00000000" w:rsidDel="00000000" w:rsidP="00000000" w:rsidRDefault="00000000" w:rsidRPr="00000000" w14:paraId="0000016D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E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catch(Exception e)</w:t>
      </w:r>
    </w:p>
    <w:p w:rsidR="00000000" w:rsidDel="00000000" w:rsidP="00000000" w:rsidRDefault="00000000" w:rsidRPr="00000000" w14:paraId="0000016F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0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System.out.println(e.getMessage());</w:t>
      </w:r>
    </w:p>
    <w:p w:rsidR="00000000" w:rsidDel="00000000" w:rsidP="00000000" w:rsidRDefault="00000000" w:rsidRPr="00000000" w14:paraId="00000171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2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return null;</w:t>
      </w:r>
    </w:p>
    <w:p w:rsidR="00000000" w:rsidDel="00000000" w:rsidP="00000000" w:rsidRDefault="00000000" w:rsidRPr="00000000" w14:paraId="00000173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4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public static void main(String[] args)</w:t>
      </w:r>
    </w:p>
    <w:p w:rsidR="00000000" w:rsidDel="00000000" w:rsidP="00000000" w:rsidRDefault="00000000" w:rsidRPr="00000000" w14:paraId="00000175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6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SecretKey key = null;</w:t>
      </w:r>
    </w:p>
    <w:p w:rsidR="00000000" w:rsidDel="00000000" w:rsidP="00000000" w:rsidRDefault="00000000" w:rsidRPr="00000000" w14:paraId="0000017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try</w:t>
      </w:r>
    </w:p>
    <w:p w:rsidR="00000000" w:rsidDel="00000000" w:rsidP="00000000" w:rsidRDefault="00000000" w:rsidRPr="00000000" w14:paraId="00000178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9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KeyGenerator keyGen =</w:t>
      </w:r>
    </w:p>
    <w:p w:rsidR="00000000" w:rsidDel="00000000" w:rsidP="00000000" w:rsidRDefault="00000000" w:rsidRPr="00000000" w14:paraId="0000017A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KeyGenerator.getInstance("AES");</w:t>
      </w:r>
    </w:p>
    <w:p w:rsidR="00000000" w:rsidDel="00000000" w:rsidP="00000000" w:rsidRDefault="00000000" w:rsidRPr="00000000" w14:paraId="0000017B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key = keyGen.generateKey();</w:t>
      </w:r>
    </w:p>
    <w:p w:rsidR="00000000" w:rsidDel="00000000" w:rsidP="00000000" w:rsidRDefault="00000000" w:rsidRPr="00000000" w14:paraId="0000017C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D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catch(Exception e)</w:t>
      </w:r>
    </w:p>
    <w:p w:rsidR="00000000" w:rsidDel="00000000" w:rsidP="00000000" w:rsidRDefault="00000000" w:rsidRPr="00000000" w14:paraId="0000017E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F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e.printStackTrace();</w:t>
      </w:r>
    </w:p>
    <w:p w:rsidR="00000000" w:rsidDel="00000000" w:rsidP="00000000" w:rsidRDefault="00000000" w:rsidRPr="00000000" w14:paraId="00000180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1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prac5 dese = new prac5(key);</w:t>
      </w:r>
    </w:p>
    <w:p w:rsidR="00000000" w:rsidDel="00000000" w:rsidP="00000000" w:rsidRDefault="00000000" w:rsidRPr="00000000" w14:paraId="00000182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String o = "Fatima" ;</w:t>
      </w:r>
    </w:p>
    <w:p w:rsidR="00000000" w:rsidDel="00000000" w:rsidP="00000000" w:rsidRDefault="00000000" w:rsidRPr="00000000" w14:paraId="00000183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String e = dese.Encrypt(o);</w:t>
      </w:r>
    </w:p>
    <w:p w:rsidR="00000000" w:rsidDel="00000000" w:rsidP="00000000" w:rsidRDefault="00000000" w:rsidRPr="00000000" w14:paraId="00000184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String d = dese.Decrypt(e);</w:t>
      </w:r>
    </w:p>
    <w:p w:rsidR="00000000" w:rsidDel="00000000" w:rsidP="00000000" w:rsidRDefault="00000000" w:rsidRPr="00000000" w14:paraId="00000185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System.out.println(o);</w:t>
      </w:r>
    </w:p>
    <w:p w:rsidR="00000000" w:rsidDel="00000000" w:rsidP="00000000" w:rsidRDefault="00000000" w:rsidRPr="00000000" w14:paraId="00000186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System.out.println(e);</w:t>
      </w:r>
    </w:p>
    <w:p w:rsidR="00000000" w:rsidDel="00000000" w:rsidP="00000000" w:rsidRDefault="00000000" w:rsidRPr="00000000" w14:paraId="0000018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System.out.println(d);</w:t>
      </w:r>
    </w:p>
    <w:p w:rsidR="00000000" w:rsidDel="00000000" w:rsidP="00000000" w:rsidRDefault="00000000" w:rsidRPr="00000000" w14:paraId="00000188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189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4505954" cy="1086002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086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Practical 6 </w:t>
      </w:r>
    </w:p>
    <w:p w:rsidR="00000000" w:rsidDel="00000000" w:rsidP="00000000" w:rsidRDefault="00000000" w:rsidRPr="00000000" w14:paraId="0000018C">
      <w:pPr>
        <w:pStyle w:val="Heading3"/>
        <w:keepNext w:val="1"/>
        <w:keepLines w:val="1"/>
        <w:spacing w:after="160" w:before="0" w:line="180" w:lineRule="auto"/>
        <w:rPr/>
      </w:pPr>
      <w:bookmarkStart w:colFirst="0" w:colLast="0" w:name="_sztms3fdw9ay" w:id="9"/>
      <w:bookmarkEnd w:id="9"/>
      <w:r w:rsidDel="00000000" w:rsidR="00000000" w:rsidRPr="00000000">
        <w:rPr>
          <w:rtl w:val="0"/>
        </w:rPr>
        <w:t xml:space="preserve">Aim: To implement RSA (Rivest Shamir Adleman) Algorithm</w:t>
      </w:r>
    </w:p>
    <w:p w:rsidR="00000000" w:rsidDel="00000000" w:rsidP="00000000" w:rsidRDefault="00000000" w:rsidRPr="00000000" w14:paraId="0000018D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18E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18F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import java.security.*;</w:t>
      </w:r>
    </w:p>
    <w:p w:rsidR="00000000" w:rsidDel="00000000" w:rsidP="00000000" w:rsidRDefault="00000000" w:rsidRPr="00000000" w14:paraId="00000190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public class Prac6</w:t>
      </w:r>
    </w:p>
    <w:p w:rsidR="00000000" w:rsidDel="00000000" w:rsidP="00000000" w:rsidRDefault="00000000" w:rsidRPr="00000000" w14:paraId="00000191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2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BigInteger p,q,n,d,e,ph,t;</w:t>
      </w:r>
    </w:p>
    <w:p w:rsidR="00000000" w:rsidDel="00000000" w:rsidP="00000000" w:rsidRDefault="00000000" w:rsidRPr="00000000" w14:paraId="00000193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SecureRandom r;</w:t>
      </w:r>
    </w:p>
    <w:p w:rsidR="00000000" w:rsidDel="00000000" w:rsidP="00000000" w:rsidRDefault="00000000" w:rsidRPr="00000000" w14:paraId="00000194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public Prac6()</w:t>
      </w:r>
    </w:p>
    <w:p w:rsidR="00000000" w:rsidDel="00000000" w:rsidP="00000000" w:rsidRDefault="00000000" w:rsidRPr="00000000" w14:paraId="00000195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96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r = new SecureRandom();</w:t>
      </w:r>
    </w:p>
    <w:p w:rsidR="00000000" w:rsidDel="00000000" w:rsidP="00000000" w:rsidRDefault="00000000" w:rsidRPr="00000000" w14:paraId="0000019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p = new BigInteger(2,0,r);</w:t>
      </w:r>
    </w:p>
    <w:p w:rsidR="00000000" w:rsidDel="00000000" w:rsidP="00000000" w:rsidRDefault="00000000" w:rsidRPr="00000000" w14:paraId="00000198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q = new BigInteger(2,0,r);</w:t>
      </w:r>
    </w:p>
    <w:p w:rsidR="00000000" w:rsidDel="00000000" w:rsidP="00000000" w:rsidRDefault="00000000" w:rsidRPr="00000000" w14:paraId="00000199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System.out.println("Prime numbers p and q are " +p.intValue() + ", " + q.intValue());n = p.multiply(q);</w:t>
      </w:r>
    </w:p>
    <w:p w:rsidR="00000000" w:rsidDel="00000000" w:rsidP="00000000" w:rsidRDefault="00000000" w:rsidRPr="00000000" w14:paraId="0000019A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ph = (p.subtract(new BigInteger("1")));</w:t>
      </w:r>
    </w:p>
    <w:p w:rsidR="00000000" w:rsidDel="00000000" w:rsidP="00000000" w:rsidRDefault="00000000" w:rsidRPr="00000000" w14:paraId="0000019B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ph = ph.multiply(q.subtract(new BigInteger("1")));</w:t>
      </w:r>
    </w:p>
    <w:p w:rsidR="00000000" w:rsidDel="00000000" w:rsidP="00000000" w:rsidRDefault="00000000" w:rsidRPr="00000000" w14:paraId="0000019C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e = new BigInteger("2");</w:t>
      </w:r>
    </w:p>
    <w:p w:rsidR="00000000" w:rsidDel="00000000" w:rsidP="00000000" w:rsidRDefault="00000000" w:rsidRPr="00000000" w14:paraId="0000019D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while(ph.gcd(e).intValue()&gt;1 || e.compareTo(ph)!=-1)</w:t>
      </w:r>
    </w:p>
    <w:p w:rsidR="00000000" w:rsidDel="00000000" w:rsidP="00000000" w:rsidRDefault="00000000" w:rsidRPr="00000000" w14:paraId="0000019E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9F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e = e.add(new BigInteger("1"));</w:t>
      </w:r>
    </w:p>
    <w:p w:rsidR="00000000" w:rsidDel="00000000" w:rsidP="00000000" w:rsidRDefault="00000000" w:rsidRPr="00000000" w14:paraId="000001A1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d = e.modInverse(ph);</w:t>
      </w:r>
    </w:p>
    <w:p w:rsidR="00000000" w:rsidDel="00000000" w:rsidP="00000000" w:rsidRDefault="00000000" w:rsidRPr="00000000" w14:paraId="000001A2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System.out.println("Public key is ("+n.intValue() + "," + e.intValue()+")");</w:t>
      </w:r>
    </w:p>
    <w:p w:rsidR="00000000" w:rsidDel="00000000" w:rsidP="00000000" w:rsidRDefault="00000000" w:rsidRPr="00000000" w14:paraId="000001A3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System.out.println("Private key is ("+n.intValue() + "," + d.intValue()+")");</w:t>
      </w:r>
    </w:p>
    <w:p w:rsidR="00000000" w:rsidDel="00000000" w:rsidP="00000000" w:rsidRDefault="00000000" w:rsidRPr="00000000" w14:paraId="000001A4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BigInteger msg = new BigInteger("15");</w:t>
      </w:r>
    </w:p>
    <w:p w:rsidR="00000000" w:rsidDel="00000000" w:rsidP="00000000" w:rsidRDefault="00000000" w:rsidRPr="00000000" w14:paraId="000001A5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System.out.println("\nMessage is: " +msg);</w:t>
      </w:r>
    </w:p>
    <w:p w:rsidR="00000000" w:rsidDel="00000000" w:rsidP="00000000" w:rsidRDefault="00000000" w:rsidRPr="00000000" w14:paraId="000001A6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BigInteger enmsg = encrypt(msg,e,n);</w:t>
      </w:r>
    </w:p>
    <w:p w:rsidR="00000000" w:rsidDel="00000000" w:rsidP="00000000" w:rsidRDefault="00000000" w:rsidRPr="00000000" w14:paraId="000001A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System.out.println("\nEncrypted Messageis: " + enmsg.intValue());</w:t>
      </w:r>
    </w:p>
    <w:p w:rsidR="00000000" w:rsidDel="00000000" w:rsidP="00000000" w:rsidRDefault="00000000" w:rsidRPr="00000000" w14:paraId="000001A8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BigInteger demsg = decrypt(msg,e,n);</w:t>
      </w:r>
    </w:p>
    <w:p w:rsidR="00000000" w:rsidDel="00000000" w:rsidP="00000000" w:rsidRDefault="00000000" w:rsidRPr="00000000" w14:paraId="000001A9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System.out.println("\nDecrypted Messageis: " + demsg.intValue());</w:t>
      </w:r>
    </w:p>
    <w:p w:rsidR="00000000" w:rsidDel="00000000" w:rsidP="00000000" w:rsidRDefault="00000000" w:rsidRPr="00000000" w14:paraId="000001AA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AB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AC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BigInteger encrypt(BigInteger msg, BigInteger e, BigInteger n)</w:t>
      </w:r>
    </w:p>
    <w:p w:rsidR="00000000" w:rsidDel="00000000" w:rsidP="00000000" w:rsidRDefault="00000000" w:rsidRPr="00000000" w14:paraId="000001AD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AE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return msg.modPow(e,n);</w:t>
      </w:r>
    </w:p>
    <w:p w:rsidR="00000000" w:rsidDel="00000000" w:rsidP="00000000" w:rsidRDefault="00000000" w:rsidRPr="00000000" w14:paraId="000001AF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B0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BigInteger decrypt(BigInteger msg, BigInteger d, BigInteger n)</w:t>
      </w:r>
    </w:p>
    <w:p w:rsidR="00000000" w:rsidDel="00000000" w:rsidP="00000000" w:rsidRDefault="00000000" w:rsidRPr="00000000" w14:paraId="000001B1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B2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return msg.modPow(d,n);</w:t>
      </w:r>
    </w:p>
    <w:p w:rsidR="00000000" w:rsidDel="00000000" w:rsidP="00000000" w:rsidRDefault="00000000" w:rsidRPr="00000000" w14:paraId="000001B3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B4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public static void main(String args[])</w:t>
      </w:r>
    </w:p>
    <w:p w:rsidR="00000000" w:rsidDel="00000000" w:rsidP="00000000" w:rsidRDefault="00000000" w:rsidRPr="00000000" w14:paraId="000001B5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B6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Prac6 r = new Prac6();</w:t>
      </w:r>
    </w:p>
    <w:p w:rsidR="00000000" w:rsidDel="00000000" w:rsidP="00000000" w:rsidRDefault="00000000" w:rsidRPr="00000000" w14:paraId="000001B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B8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9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4734586" cy="197195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9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Practical 7</w:t>
      </w:r>
    </w:p>
    <w:p w:rsidR="00000000" w:rsidDel="00000000" w:rsidP="00000000" w:rsidRDefault="00000000" w:rsidRPr="00000000" w14:paraId="000001BD">
      <w:pPr>
        <w:pStyle w:val="Heading3"/>
        <w:keepNext w:val="1"/>
        <w:keepLines w:val="1"/>
        <w:spacing w:after="160" w:before="0" w:line="180" w:lineRule="auto"/>
        <w:rPr/>
      </w:pPr>
      <w:bookmarkStart w:colFirst="0" w:colLast="0" w:name="_8iuy90gyh0cn" w:id="10"/>
      <w:bookmarkEnd w:id="10"/>
      <w:r w:rsidDel="00000000" w:rsidR="00000000" w:rsidRPr="00000000">
        <w:rPr>
          <w:rtl w:val="0"/>
        </w:rPr>
        <w:t xml:space="preserve">Aim: To implement RC4 (Rivest Cipher 4) Algorithm</w:t>
      </w:r>
    </w:p>
    <w:p w:rsidR="00000000" w:rsidDel="00000000" w:rsidP="00000000" w:rsidRDefault="00000000" w:rsidRPr="00000000" w14:paraId="000001BE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1BF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class Prac7</w:t>
      </w:r>
    </w:p>
    <w:p w:rsidR="00000000" w:rsidDel="00000000" w:rsidP="00000000" w:rsidRDefault="00000000" w:rsidRPr="00000000" w14:paraId="000001C0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1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String pt;</w:t>
      </w:r>
    </w:p>
    <w:p w:rsidR="00000000" w:rsidDel="00000000" w:rsidP="00000000" w:rsidRDefault="00000000" w:rsidRPr="00000000" w14:paraId="000001C2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static char cipher[];</w:t>
      </w:r>
    </w:p>
    <w:p w:rsidR="00000000" w:rsidDel="00000000" w:rsidP="00000000" w:rsidRDefault="00000000" w:rsidRPr="00000000" w14:paraId="000001C3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Prac7(String pt, int[] key)</w:t>
      </w:r>
    </w:p>
    <w:p w:rsidR="00000000" w:rsidDel="00000000" w:rsidP="00000000" w:rsidRDefault="00000000" w:rsidRPr="00000000" w14:paraId="000001C4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5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this.pt = pt;</w:t>
      </w:r>
    </w:p>
    <w:p w:rsidR="00000000" w:rsidDel="00000000" w:rsidP="00000000" w:rsidRDefault="00000000" w:rsidRPr="00000000" w14:paraId="000001C6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int s[] = new int[255];</w:t>
      </w:r>
    </w:p>
    <w:p w:rsidR="00000000" w:rsidDel="00000000" w:rsidP="00000000" w:rsidRDefault="00000000" w:rsidRPr="00000000" w14:paraId="000001C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cipher = new char[pt.length()];</w:t>
      </w:r>
    </w:p>
    <w:p w:rsidR="00000000" w:rsidDel="00000000" w:rsidP="00000000" w:rsidRDefault="00000000" w:rsidRPr="00000000" w14:paraId="000001C8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for(int i=0;i&lt;s.length;i++)</w:t>
      </w:r>
    </w:p>
    <w:p w:rsidR="00000000" w:rsidDel="00000000" w:rsidP="00000000" w:rsidRDefault="00000000" w:rsidRPr="00000000" w14:paraId="000001CA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CB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s[i] = i;</w:t>
      </w:r>
    </w:p>
    <w:p w:rsidR="00000000" w:rsidDel="00000000" w:rsidP="00000000" w:rsidRDefault="00000000" w:rsidRPr="00000000" w14:paraId="000001CC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CD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int i = 0;</w:t>
      </w:r>
    </w:p>
    <w:p w:rsidR="00000000" w:rsidDel="00000000" w:rsidP="00000000" w:rsidRDefault="00000000" w:rsidRPr="00000000" w14:paraId="000001CE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int j = 0;</w:t>
      </w:r>
    </w:p>
    <w:p w:rsidR="00000000" w:rsidDel="00000000" w:rsidP="00000000" w:rsidRDefault="00000000" w:rsidRPr="00000000" w14:paraId="000001CF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for(int k=0;k&lt;pt.length();k++)</w:t>
      </w:r>
    </w:p>
    <w:p w:rsidR="00000000" w:rsidDel="00000000" w:rsidP="00000000" w:rsidRDefault="00000000" w:rsidRPr="00000000" w14:paraId="000001D0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D1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int modk = (k%key.length);</w:t>
      </w:r>
    </w:p>
    <w:p w:rsidR="00000000" w:rsidDel="00000000" w:rsidP="00000000" w:rsidRDefault="00000000" w:rsidRPr="00000000" w14:paraId="000001D2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int kc = key[modk];</w:t>
      </w:r>
    </w:p>
    <w:p w:rsidR="00000000" w:rsidDel="00000000" w:rsidP="00000000" w:rsidRDefault="00000000" w:rsidRPr="00000000" w14:paraId="000001D3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j = (s[i]+j+kc)%256+1;</w:t>
      </w:r>
    </w:p>
    <w:p w:rsidR="00000000" w:rsidDel="00000000" w:rsidP="00000000" w:rsidRDefault="00000000" w:rsidRPr="00000000" w14:paraId="000001D4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int temp = s[i];</w:t>
      </w:r>
    </w:p>
    <w:p w:rsidR="00000000" w:rsidDel="00000000" w:rsidP="00000000" w:rsidRDefault="00000000" w:rsidRPr="00000000" w14:paraId="000001D5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s[i] = s[j];</w:t>
      </w:r>
    </w:p>
    <w:p w:rsidR="00000000" w:rsidDel="00000000" w:rsidP="00000000" w:rsidRDefault="00000000" w:rsidRPr="00000000" w14:paraId="000001D6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s[j] = temp;</w:t>
      </w:r>
    </w:p>
    <w:p w:rsidR="00000000" w:rsidDel="00000000" w:rsidP="00000000" w:rsidRDefault="00000000" w:rsidRPr="00000000" w14:paraId="000001D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int sc = (s[i]+s[j])%256;</w:t>
      </w:r>
    </w:p>
    <w:p w:rsidR="00000000" w:rsidDel="00000000" w:rsidP="00000000" w:rsidRDefault="00000000" w:rsidRPr="00000000" w14:paraId="000001D8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int ck = s[sc];</w:t>
      </w:r>
    </w:p>
    <w:p w:rsidR="00000000" w:rsidDel="00000000" w:rsidP="00000000" w:rsidRDefault="00000000" w:rsidRPr="00000000" w14:paraId="000001D9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cipher[k] = (char)(ck^(int)pt.charAt(k));</w:t>
      </w:r>
    </w:p>
    <w:p w:rsidR="00000000" w:rsidDel="00000000" w:rsidP="00000000" w:rsidRDefault="00000000" w:rsidRPr="00000000" w14:paraId="000001DA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i = i+1;</w:t>
      </w:r>
    </w:p>
    <w:p w:rsidR="00000000" w:rsidDel="00000000" w:rsidP="00000000" w:rsidRDefault="00000000" w:rsidRPr="00000000" w14:paraId="000001DB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DC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D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1DE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F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int k[] = {1,2,3,4,5};</w:t>
      </w:r>
    </w:p>
    <w:p w:rsidR="00000000" w:rsidDel="00000000" w:rsidP="00000000" w:rsidRDefault="00000000" w:rsidRPr="00000000" w14:paraId="000001E0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String original = "Fatima";</w:t>
      </w:r>
    </w:p>
    <w:p w:rsidR="00000000" w:rsidDel="00000000" w:rsidP="00000000" w:rsidRDefault="00000000" w:rsidRPr="00000000" w14:paraId="000001E1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System.out.println("Value is: " + original);</w:t>
      </w:r>
    </w:p>
    <w:p w:rsidR="00000000" w:rsidDel="00000000" w:rsidP="00000000" w:rsidRDefault="00000000" w:rsidRPr="00000000" w14:paraId="000001E2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new Prac7(original, k);</w:t>
      </w:r>
    </w:p>
    <w:p w:rsidR="00000000" w:rsidDel="00000000" w:rsidP="00000000" w:rsidRDefault="00000000" w:rsidRPr="00000000" w14:paraId="000001E3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for(int i=0;i&lt;cipher.length;i++)</w:t>
      </w:r>
    </w:p>
    <w:p w:rsidR="00000000" w:rsidDel="00000000" w:rsidP="00000000" w:rsidRDefault="00000000" w:rsidRPr="00000000" w14:paraId="000001E4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E5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System.out.println(" " + cipher[i]);</w:t>
      </w:r>
    </w:p>
    <w:p w:rsidR="00000000" w:rsidDel="00000000" w:rsidP="00000000" w:rsidRDefault="00000000" w:rsidRPr="00000000" w14:paraId="000001E6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E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8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4553585" cy="140989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409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Practical 8</w:t>
      </w:r>
    </w:p>
    <w:p w:rsidR="00000000" w:rsidDel="00000000" w:rsidP="00000000" w:rsidRDefault="00000000" w:rsidRPr="00000000" w14:paraId="000001ED">
      <w:pPr>
        <w:pStyle w:val="Heading3"/>
        <w:keepNext w:val="1"/>
        <w:keepLines w:val="1"/>
        <w:spacing w:after="160" w:before="0" w:line="180" w:lineRule="auto"/>
        <w:rPr/>
      </w:pPr>
      <w:bookmarkStart w:colFirst="0" w:colLast="0" w:name="_rtrd2n1lz5o8" w:id="11"/>
      <w:bookmarkEnd w:id="11"/>
      <w:r w:rsidDel="00000000" w:rsidR="00000000" w:rsidRPr="00000000">
        <w:rPr>
          <w:rtl w:val="0"/>
        </w:rPr>
        <w:t xml:space="preserve">Aim: To implement Blowfish Algorithm</w:t>
      </w:r>
    </w:p>
    <w:p w:rsidR="00000000" w:rsidDel="00000000" w:rsidP="00000000" w:rsidRDefault="00000000" w:rsidRPr="00000000" w14:paraId="000001EE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1EF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import javax.crypto.Cipher;</w:t>
      </w:r>
    </w:p>
    <w:p w:rsidR="00000000" w:rsidDel="00000000" w:rsidP="00000000" w:rsidRDefault="00000000" w:rsidRPr="00000000" w14:paraId="000001F0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import javax.crypto.KeyGenerator;</w:t>
      </w:r>
    </w:p>
    <w:p w:rsidR="00000000" w:rsidDel="00000000" w:rsidP="00000000" w:rsidRDefault="00000000" w:rsidRPr="00000000" w14:paraId="000001F1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import javax.crypto.SecretKey;</w:t>
      </w:r>
    </w:p>
    <w:p w:rsidR="00000000" w:rsidDel="00000000" w:rsidP="00000000" w:rsidRDefault="00000000" w:rsidRPr="00000000" w14:paraId="000001F2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import javax.swing.JOptionPane;</w:t>
      </w:r>
    </w:p>
    <w:p w:rsidR="00000000" w:rsidDel="00000000" w:rsidP="00000000" w:rsidRDefault="00000000" w:rsidRPr="00000000" w14:paraId="000001F3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public class Prac8</w:t>
      </w:r>
    </w:p>
    <w:p w:rsidR="00000000" w:rsidDel="00000000" w:rsidP="00000000" w:rsidRDefault="00000000" w:rsidRPr="00000000" w14:paraId="000001F4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5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1F6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throws Exception</w:t>
      </w:r>
    </w:p>
    <w:p w:rsidR="00000000" w:rsidDel="00000000" w:rsidP="00000000" w:rsidRDefault="00000000" w:rsidRPr="00000000" w14:paraId="000001F7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F8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KeyGenerator keygen =</w:t>
      </w:r>
    </w:p>
    <w:p w:rsidR="00000000" w:rsidDel="00000000" w:rsidP="00000000" w:rsidRDefault="00000000" w:rsidRPr="00000000" w14:paraId="000001F9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KeyGenerator.getInstance("Blowfish");</w:t>
      </w:r>
    </w:p>
    <w:p w:rsidR="00000000" w:rsidDel="00000000" w:rsidP="00000000" w:rsidRDefault="00000000" w:rsidRPr="00000000" w14:paraId="000001FA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SecretKey secretkey = keygen.generateKey();</w:t>
      </w:r>
    </w:p>
    <w:p w:rsidR="00000000" w:rsidDel="00000000" w:rsidP="00000000" w:rsidRDefault="00000000" w:rsidRPr="00000000" w14:paraId="000001FB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Cipher cip = Cipher.getInstance("Blowfish");</w:t>
      </w:r>
    </w:p>
    <w:p w:rsidR="00000000" w:rsidDel="00000000" w:rsidP="00000000" w:rsidRDefault="00000000" w:rsidRPr="00000000" w14:paraId="000001FC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cip.init(Cipher.ENCRYPT_MODE, secretkey);</w:t>
      </w:r>
    </w:p>
    <w:p w:rsidR="00000000" w:rsidDel="00000000" w:rsidP="00000000" w:rsidRDefault="00000000" w:rsidRPr="00000000" w14:paraId="000001FD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String inputText = JOptionPane.showInputDialog("Give input");</w:t>
      </w:r>
    </w:p>
    <w:p w:rsidR="00000000" w:rsidDel="00000000" w:rsidP="00000000" w:rsidRDefault="00000000" w:rsidRPr="00000000" w14:paraId="000001FE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byte[] encrypted = cip.doFinal(inputText.getBytes());</w:t>
      </w:r>
    </w:p>
    <w:p w:rsidR="00000000" w:rsidDel="00000000" w:rsidP="00000000" w:rsidRDefault="00000000" w:rsidRPr="00000000" w14:paraId="000001FF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cip.init(Cipher.DECRYPT_MODE, secretkey);</w:t>
      </w:r>
    </w:p>
    <w:p w:rsidR="00000000" w:rsidDel="00000000" w:rsidP="00000000" w:rsidRDefault="00000000" w:rsidRPr="00000000" w14:paraId="00000200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byte[] decrypted = cip.doFinal(encrypted);</w:t>
      </w:r>
    </w:p>
    <w:p w:rsidR="00000000" w:rsidDel="00000000" w:rsidP="00000000" w:rsidRDefault="00000000" w:rsidRPr="00000000" w14:paraId="00000201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JOptionPane.showMessageDialog(JOptionPane.getRootFrame(),</w:t>
      </w:r>
    </w:p>
    <w:p w:rsidR="00000000" w:rsidDel="00000000" w:rsidP="00000000" w:rsidRDefault="00000000" w:rsidRPr="00000000" w14:paraId="00000202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"Encrypted: " + new String(encrypted) +"\n" + "Decrypted:" + new</w:t>
      </w:r>
    </w:p>
    <w:p w:rsidR="00000000" w:rsidDel="00000000" w:rsidP="00000000" w:rsidRDefault="00000000" w:rsidRPr="00000000" w14:paraId="00000203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String(decrypted));</w:t>
      </w:r>
    </w:p>
    <w:p w:rsidR="00000000" w:rsidDel="00000000" w:rsidP="00000000" w:rsidRDefault="00000000" w:rsidRPr="00000000" w14:paraId="00000204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System.exit(0);</w:t>
      </w:r>
    </w:p>
    <w:p w:rsidR="00000000" w:rsidDel="00000000" w:rsidP="00000000" w:rsidRDefault="00000000" w:rsidRPr="00000000" w14:paraId="00000205">
      <w:pPr>
        <w:keepNext w:val="1"/>
        <w:keepLines w:val="1"/>
        <w:spacing w:after="160" w:before="0" w:line="18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206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1"/>
        <w:keepLines w:val="1"/>
        <w:spacing w:after="160" w:before="0" w:line="180" w:lineRule="auto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3109913" cy="1724025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0" distT="0" distL="0" distR="0">
            <wp:extent cx="2534004" cy="1133633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133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1"/>
        <w:keepLines w:val="1"/>
        <w:spacing w:after="160" w:before="0" w:line="180" w:lineRule="auto"/>
        <w:rPr>
          <w:b w:val="1"/>
        </w:rPr>
      </w:pPr>
      <w:bookmarkStart w:colFirst="0" w:colLast="0" w:name="_gjdgx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1"/>
        <w:keepLines w:val="1"/>
        <w:spacing w:after="160" w:before="0" w:line="180" w:lineRule="auto"/>
        <w:rPr>
          <w:b w:val="1"/>
        </w:rPr>
      </w:pPr>
      <w:bookmarkStart w:colFirst="0" w:colLast="0" w:name="_gjdgxs" w:id="12"/>
      <w:bookmarkEnd w:id="12"/>
      <w:r w:rsidDel="00000000" w:rsidR="00000000" w:rsidRPr="00000000">
        <w:rPr>
          <w:rtl w:val="0"/>
        </w:rPr>
      </w:r>
    </w:p>
    <w:sectPr>
      <w:headerReference r:id="rId21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0A">
    <w:pPr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6.png"/><Relationship Id="rId10" Type="http://schemas.openxmlformats.org/officeDocument/2006/relationships/image" Target="media/image10.png"/><Relationship Id="rId21" Type="http://schemas.openxmlformats.org/officeDocument/2006/relationships/header" Target="header1.xml"/><Relationship Id="rId13" Type="http://schemas.openxmlformats.org/officeDocument/2006/relationships/image" Target="media/image14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9.png"/><Relationship Id="rId14" Type="http://schemas.openxmlformats.org/officeDocument/2006/relationships/image" Target="media/image3.png"/><Relationship Id="rId17" Type="http://schemas.openxmlformats.org/officeDocument/2006/relationships/image" Target="media/image8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1.png"/><Relationship Id="rId18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